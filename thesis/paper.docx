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82507">
      <w:pPr>
        <w:pStyle w:val="2"/>
      </w:pPr>
      <w:bookmarkStart w:id="0" w:name="_Toc2014171921"/>
      <w:bookmarkStart w:id="1" w:name="_Toc1897731142"/>
      <w:bookmarkStart w:id="2" w:name="_Toc2033239734"/>
      <w:bookmarkStart w:id="3" w:name="_Toc466440629"/>
      <w:bookmarkStart w:id="4" w:name="_Toc1559760748"/>
      <w:bookmarkStart w:id="5" w:name="面向开放集识别与增量学习的加密流量分类方法研究"/>
      <w:r>
        <w:rPr>
          <w:rFonts w:hint="eastAsia"/>
        </w:rPr>
        <w:t>面向开放集识别与增量学习的加密流量分类方法研究</w:t>
      </w:r>
      <w:bookmarkEnd w:id="0"/>
      <w:bookmarkEnd w:id="1"/>
      <w:bookmarkEnd w:id="2"/>
      <w:bookmarkEnd w:id="3"/>
      <w:bookmarkEnd w:id="4"/>
    </w:p>
    <w:bookmarkEnd w:id="5"/>
    <w:p w14:paraId="76CF4403">
      <w:pPr>
        <w:pStyle w:val="2"/>
        <w:rPr>
          <w:del w:id="0" w:author="weisman" w:date="2026-03-01T17:45:33Z"/>
        </w:rPr>
      </w:pPr>
      <w:del w:id="1" w:author="weisman" w:date="2026-03-01T17:45:33Z">
        <w:bookmarkStart w:id="6" w:name="X13fc82ab4fdd8cf15447660e5270e2ca527966d"/>
        <w:r>
          <w:rPr/>
          <w:delText>Research on Encrypted Traffic Classification Methods for Open-Set Recognition and Incremental Learning</w:delText>
        </w:r>
      </w:del>
    </w:p>
    <w:p w14:paraId="4D162C43">
      <w:pPr>
        <w:rPr>
          <w:del w:id="2" w:author="weisman" w:date="2026-03-01T17:45:33Z"/>
        </w:rPr>
      </w:pPr>
      <w:del w:id="3" w:author="weisman" w:date="2026-03-01T17:45:33Z">
        <w:r>
          <w:rPr/>
          <w:pict>
            <v:rect id="_x0000_i1025" o:spt="1" style="height:1.5pt;width:0pt;" coordsize="21600,21600" o:hr="t" o:hrstd="t" o:hralign="center">
              <v:path/>
              <v:fill focussize="0,0"/>
              <v:stroke/>
              <v:imagedata o:title=""/>
              <o:lock v:ext="edit"/>
              <w10:wrap type="none"/>
              <w10:anchorlock/>
            </v:rect>
          </w:pict>
        </w:r>
      </w:del>
    </w:p>
    <w:p w14:paraId="198934B9">
      <w:pPr>
        <w:rPr>
          <w:del w:id="5" w:author="weisman" w:date="2026-03-01T17:45:33Z"/>
        </w:rPr>
      </w:pPr>
      <w:del w:id="6" w:author="weisman" w:date="2026-03-01T17:45:33Z">
        <w:r>
          <w:rPr>
            <w:rFonts w:hint="eastAsia"/>
            <w:b/>
            <w:bCs/>
          </w:rPr>
          <w:delText>学科专业</w:delText>
        </w:r>
      </w:del>
      <w:del w:id="7" w:author="weisman" w:date="2026-03-01T17:45:33Z">
        <w:r>
          <w:rPr/>
          <w:delText xml:space="preserve">: </w:delText>
        </w:r>
      </w:del>
      <w:del w:id="8" w:author="weisman" w:date="2026-03-01T17:45:33Z">
        <w:r>
          <w:rPr>
            <w:rFonts w:hint="eastAsia"/>
          </w:rPr>
          <w:delText>网络与信息安全</w:delText>
        </w:r>
      </w:del>
      <w:del w:id="9" w:author="weisman" w:date="2026-03-01T17:45:33Z">
        <w:r>
          <w:rPr/>
          <w:delText xml:space="preserve"> </w:delText>
        </w:r>
      </w:del>
      <w:del w:id="10" w:author="weisman" w:date="2026-03-01T17:45:33Z">
        <w:r>
          <w:rPr>
            <w:rFonts w:hint="eastAsia"/>
            <w:b/>
            <w:bCs/>
          </w:rPr>
          <w:delText>作者</w:delText>
        </w:r>
      </w:del>
      <w:del w:id="11" w:author="weisman" w:date="2026-03-01T17:45:33Z">
        <w:r>
          <w:rPr/>
          <w:delText xml:space="preserve">: </w:delText>
        </w:r>
      </w:del>
      <w:del w:id="12" w:author="weisman" w:date="2026-03-01T17:45:33Z">
        <w:r>
          <w:rPr>
            <w:rFonts w:hint="eastAsia"/>
          </w:rPr>
          <w:delText>[作者姓名]</w:delText>
        </w:r>
      </w:del>
      <w:del w:id="13" w:author="weisman" w:date="2026-03-01T17:45:33Z">
        <w:r>
          <w:rPr/>
          <w:delText xml:space="preserve"> </w:delText>
        </w:r>
      </w:del>
      <w:del w:id="14" w:author="weisman" w:date="2026-03-01T17:45:33Z">
        <w:r>
          <w:rPr>
            <w:rFonts w:hint="eastAsia"/>
            <w:b/>
            <w:bCs/>
          </w:rPr>
          <w:delText>指导教师</w:delText>
        </w:r>
      </w:del>
      <w:del w:id="15" w:author="weisman" w:date="2026-03-01T17:45:33Z">
        <w:r>
          <w:rPr/>
          <w:delText xml:space="preserve">: </w:delText>
        </w:r>
      </w:del>
      <w:del w:id="16" w:author="weisman" w:date="2026-03-01T17:45:33Z">
        <w:r>
          <w:rPr>
            <w:rFonts w:hint="eastAsia"/>
          </w:rPr>
          <w:delText>[导师姓名]</w:delText>
        </w:r>
      </w:del>
      <w:del w:id="17" w:author="weisman" w:date="2026-03-01T17:45:33Z">
        <w:r>
          <w:rPr/>
          <w:delText xml:space="preserve"> </w:delText>
        </w:r>
      </w:del>
      <w:del w:id="18" w:author="weisman" w:date="2026-03-01T17:45:33Z">
        <w:r>
          <w:rPr>
            <w:rFonts w:hint="eastAsia"/>
            <w:b/>
            <w:bCs/>
          </w:rPr>
          <w:delText>学校</w:delText>
        </w:r>
      </w:del>
      <w:del w:id="19" w:author="weisman" w:date="2026-03-01T17:45:33Z">
        <w:r>
          <w:rPr/>
          <w:delText xml:space="preserve">: </w:delText>
        </w:r>
      </w:del>
      <w:del w:id="20" w:author="weisman" w:date="2026-03-01T17:45:33Z">
        <w:r>
          <w:rPr>
            <w:rFonts w:hint="eastAsia"/>
          </w:rPr>
          <w:delText>[学校名称]</w:delText>
        </w:r>
      </w:del>
      <w:del w:id="21" w:author="weisman" w:date="2026-03-01T17:45:33Z">
        <w:r>
          <w:rPr/>
          <w:delText xml:space="preserve"> </w:delText>
        </w:r>
      </w:del>
      <w:del w:id="22" w:author="weisman" w:date="2026-03-01T17:45:33Z">
        <w:r>
          <w:rPr>
            <w:rFonts w:hint="eastAsia"/>
            <w:b/>
            <w:bCs/>
          </w:rPr>
          <w:delText>完成时间</w:delText>
        </w:r>
      </w:del>
      <w:del w:id="23" w:author="weisman" w:date="2026-03-01T17:45:33Z">
        <w:r>
          <w:rPr/>
          <w:delText xml:space="preserve">: </w:delText>
        </w:r>
      </w:del>
      <w:del w:id="24" w:author="weisman" w:date="2026-03-01T17:45:33Z">
        <w:r>
          <w:rPr>
            <w:rFonts w:hint="eastAsia"/>
          </w:rPr>
          <w:delText>2026年X月</w:delText>
        </w:r>
      </w:del>
    </w:p>
    <w:p w14:paraId="282CA108">
      <w:pPr>
        <w:rPr>
          <w:del w:id="25" w:author="weisman" w:date="2026-03-01T17:45:33Z"/>
        </w:rPr>
      </w:pPr>
      <w:del w:id="26" w:author="weisman" w:date="2026-03-01T17:45:33Z">
        <w:r>
          <w:rPr/>
          <w:pict>
            <v:rect id="_x0000_i1026" o:spt="1" style="height:1.5pt;width:0pt;" coordsize="21600,21600" o:hr="t" o:hrstd="t" o:hralign="center">
              <v:path/>
              <v:fill focussize="0,0"/>
              <v:stroke/>
              <v:imagedata o:title=""/>
              <o:lock v:ext="edit"/>
              <w10:wrap type="none"/>
              <w10:anchorlock/>
            </v:rect>
          </w:pict>
        </w:r>
      </w:del>
    </w:p>
    <w:bookmarkEnd w:id="6"/>
    <w:p w14:paraId="5DCDACD0">
      <w:pPr>
        <w:pStyle w:val="2"/>
      </w:pPr>
      <w:bookmarkStart w:id="7" w:name="_Toc1402748586"/>
      <w:bookmarkStart w:id="8" w:name="_Toc740178350"/>
      <w:bookmarkStart w:id="9" w:name="_Toc1900418274"/>
      <w:bookmarkStart w:id="10" w:name="_Toc1152340053"/>
      <w:bookmarkStart w:id="11" w:name="_Toc566012707"/>
      <w:bookmarkStart w:id="12" w:name="中英文摘要-abstract"/>
      <w:r>
        <w:rPr>
          <w:rFonts w:hint="eastAsia"/>
        </w:rPr>
        <w:t>中英文摘要</w:t>
      </w:r>
      <w:r>
        <w:t xml:space="preserve"> (Abstract)</w:t>
      </w:r>
      <w:bookmarkEnd w:id="7"/>
      <w:bookmarkEnd w:id="8"/>
      <w:bookmarkEnd w:id="9"/>
      <w:bookmarkEnd w:id="10"/>
      <w:bookmarkEnd w:id="11"/>
    </w:p>
    <w:p w14:paraId="7E5E6F0E">
      <w:pPr>
        <w:pStyle w:val="3"/>
      </w:pPr>
      <w:bookmarkStart w:id="13" w:name="_Toc920008136"/>
      <w:bookmarkStart w:id="14" w:name="_Toc1952245026"/>
      <w:bookmarkStart w:id="15" w:name="_Toc805649287"/>
      <w:bookmarkStart w:id="16" w:name="_Toc1371742125"/>
      <w:bookmarkStart w:id="17" w:name="_Toc1770493986"/>
      <w:bookmarkStart w:id="18" w:name="中文摘要"/>
      <w:r>
        <w:rPr>
          <w:rFonts w:hint="eastAsia"/>
        </w:rPr>
        <w:t>中文摘要</w:t>
      </w:r>
      <w:bookmarkEnd w:id="13"/>
      <w:bookmarkEnd w:id="14"/>
      <w:bookmarkEnd w:id="15"/>
      <w:bookmarkEnd w:id="16"/>
      <w:bookmarkEnd w:id="17"/>
    </w:p>
    <w:p w14:paraId="37636059">
      <w:r>
        <w:rPr>
          <w:rFonts w:hint="eastAsia"/>
        </w:rPr>
        <w:t>随着网络流量加密化趋势的加剧，传统基于端口和深度包检测的流量分类方法逐渐失效。深度学习方法虽能从加密流量中提取特征并自动学习分类模型，但仍面临两大核心局限：一是无法识别训练时未见过的未知流量（开放集识别问题），二是在类别极度不均衡数据上少数类识别性能极差（增量学习问题）。针对上述问题，本研究提出了Gated</w:t>
      </w:r>
      <w:r>
        <w:t xml:space="preserve"> Expert Ensemble (GEE) </w:t>
      </w:r>
      <w:r>
        <w:rPr>
          <w:rFonts w:hint="eastAsia"/>
        </w:rPr>
        <w:t>架构，通过基准模型、少数类专家模型和门控网络的协同工作，系统性地解决这两大挑战。</w:t>
      </w:r>
    </w:p>
    <w:p w14:paraId="792F45A6">
      <w:pPr>
        <w:pStyle w:val="8"/>
      </w:pPr>
      <w:r>
        <w:rPr>
          <w:rFonts w:hint="eastAsia"/>
        </w:rPr>
        <w:t>GEE架构具有两大核心创新：可学习的门控网络实现智能模型融合，加权交叉熵损失平衡类别梯度贡献。这两大创新使得GEE架构学到了更鲁棒的特征表示和更中性的决策边界，从而同时提升开放集识别和增量学习性能。在VPN加密流量数据集上的实验表明，GEE在开放集识别任务上将FPR@TPR95从基线的0.47降至0.03（多数类场景下），实现了数量级的提升；在增量学习任务上将Macro-F1从0.63提升至0.83，少数类F1从0飞跃到0.92。消融实验验证了加权损失的关键作用，多模型验证证明了架构的可迁移性。理论分析从门控网络权重分布、决策边界可视化、梯度贡献对比、决策边界几何分析、Softmax熵分析等角度深入揭示了GEE的内在机制，与实验结果高度一致。本研究为加密流量分类提供了新的技术方案，也对开放集识别和增量学习领域具有重要理论价值。</w:t>
      </w:r>
    </w:p>
    <w:p w14:paraId="2AF73106">
      <w:pPr>
        <w:pStyle w:val="8"/>
      </w:pPr>
      <w:r>
        <w:rPr>
          <w:rFonts w:hint="eastAsia"/>
          <w:b/>
          <w:bCs/>
        </w:rPr>
        <w:t>关键词</w:t>
      </w:r>
      <w:r>
        <w:rPr>
          <w:rFonts w:hint="eastAsia"/>
        </w:rPr>
        <w:t>：加密流量分类；开放集识别；增量学习；混合专家模型；门控网络；类别不均衡</w:t>
      </w:r>
    </w:p>
    <w:p w14:paraId="67793715">
      <w:r>
        <w:pict>
          <v:rect id="_x0000_i1027" o:spt="1" style="height:1.5pt;width:0pt;" coordsize="21600,21600" o:hr="t" o:hrstd="t" o:hralign="center">
            <v:path/>
            <v:fill focussize="0,0"/>
            <v:stroke/>
            <v:imagedata o:title=""/>
            <o:lock v:ext="edit"/>
            <w10:wrap type="none"/>
            <w10:anchorlock/>
          </v:rect>
        </w:pict>
      </w:r>
    </w:p>
    <w:bookmarkEnd w:id="18"/>
    <w:p w14:paraId="31DCBAC0">
      <w:pPr>
        <w:pStyle w:val="3"/>
      </w:pPr>
      <w:bookmarkStart w:id="19" w:name="_Toc694483352"/>
      <w:bookmarkStart w:id="20" w:name="_Toc2126993116"/>
      <w:bookmarkStart w:id="21" w:name="_Toc663172274"/>
      <w:bookmarkStart w:id="22" w:name="_Toc1632944330"/>
      <w:bookmarkStart w:id="23" w:name="_Toc1159009870"/>
      <w:bookmarkStart w:id="24" w:name="abstract-english-abstract"/>
      <w:r>
        <w:t>Abstract (English Abstract)</w:t>
      </w:r>
      <w:bookmarkEnd w:id="19"/>
      <w:bookmarkEnd w:id="20"/>
      <w:bookmarkEnd w:id="21"/>
      <w:bookmarkEnd w:id="22"/>
      <w:bookmarkEnd w:id="23"/>
    </w:p>
    <w:p w14:paraId="0D7560D4">
      <w:r>
        <w:t>With the increasing adoption of network traffic encryption, traditional traffic classification methods based on port numbers and Deep Packet Inspection (DPI) are gradually failing. While deep learning methods can extract features from encrypted traffic and automatically learn classification models, they still face two fundamental limitations: the inability to identify previously unseen traffic (Open-Set Recognition, OSR) and poor performance on minority classes under extreme class imbalance (Incremental Learning, IL). To address these challenges, this thesis proposes the Gated Expert Ensemble (GEE) architecture, which systematically solves both problems through the collaboration of a baseline model, a minority expert model, and a gating network.</w:t>
      </w:r>
    </w:p>
    <w:p w14:paraId="128DEE94">
      <w:pPr>
        <w:pStyle w:val="8"/>
      </w:pPr>
      <w:r>
        <w:t>GEE architecture introduces two core innovations: a learnable gating network for intelligent model fusion, and weighted cross-entropy loss to balance class-wise gradients. These two innovations enable GEE to learn more robust feature representations and more neutral decision boundaries, thereby improving both OSR and IL performance. Experiments on the VPN encrypted traffic dataset demonstrate that GEE reduces FPR@TPR95 from 0.47 (baseline) to 0.03 (majority-class scenarios), achieving order-of-magnitude improvement in OSR performance. For incremental learning, GEE improves Macro-F1 from 0.63 to 0.83, with minority class F1 scores jumping from 0 to 0.92. Ablation studies confirm the critical role of weighted loss, and multi-model validation demonstrates architectural portability across different backbone networks. Theoretical analysis from multiple perspectives—gating network weight distributions, decision boundary visualization, gradient contribution comparison, decision boundary geometry, and Softmax entropy analysis—provides deep insights into GEE’s mechanisms, all consistent with empirical results.</w:t>
      </w:r>
    </w:p>
    <w:p w14:paraId="284924EA">
      <w:pPr>
        <w:pStyle w:val="8"/>
      </w:pPr>
      <w:r>
        <w:t>This research provides a novel solution for encrypted traffic classification and contributes valuable theoretical insights to the OSR and IL domains.</w:t>
      </w:r>
    </w:p>
    <w:p w14:paraId="2636E5FD">
      <w:pPr>
        <w:pStyle w:val="8"/>
      </w:pPr>
      <w:r>
        <w:rPr>
          <w:b/>
          <w:bCs/>
        </w:rPr>
        <w:t>Keywords</w:t>
      </w:r>
      <w:r>
        <w:t>: Encrypted Traffic Classification; Open-Set Recognition; Incremental Learning; Mixture-of-Experts; Gating Network; Class Imbalance</w:t>
      </w:r>
    </w:p>
    <w:bookmarkEnd w:id="12"/>
    <w:bookmarkEnd w:id="24"/>
    <w:p w14:paraId="6CD1247E">
      <w:pPr>
        <w:rPr>
          <w:ins w:id="29" w:author="weisman" w:date="2026-03-01T17:54:48Z"/>
          <w:rFonts w:hint="eastAsia" w:asciiTheme="minorHAnsi" w:hAnsiTheme="minorHAnsi" w:eastAsiaTheme="minorEastAsia" w:cstheme="minorBidi"/>
          <w:kern w:val="2"/>
          <w:sz w:val="21"/>
          <w:szCs w:val="22"/>
          <w:lang w:val="en-US" w:eastAsia="zh-CN" w:bidi="ar-SA"/>
        </w:rPr>
        <w:pPrChange w:id="28" w:author="weisman" w:date="2026-03-01T17:54:48Z">
          <w:pPr/>
        </w:pPrChange>
      </w:pPr>
      <w:ins w:id="30" w:author="weisman" w:date="2026-03-01T17:54:48Z">
        <w:bookmarkStart w:id="25" w:name="第一章-绪论-chapter-1-introduction"/>
        <w:r>
          <w:rPr>
            <w:rFonts w:hint="eastAsia" w:asciiTheme="minorHAnsi" w:hAnsiTheme="minorHAnsi" w:eastAsiaTheme="minorEastAsia" w:cstheme="minorBidi"/>
            <w:kern w:val="2"/>
            <w:sz w:val="21"/>
            <w:szCs w:val="22"/>
            <w:lang w:val="en-US" w:eastAsia="zh-CN" w:bidi="ar-SA"/>
          </w:rPr>
          <w:br w:type="page"/>
        </w:r>
      </w:ins>
    </w:p>
    <w:p w14:paraId="385B5423">
      <w:pPr>
        <w:pStyle w:val="2"/>
      </w:pPr>
      <w:bookmarkStart w:id="26" w:name="_Toc608075619"/>
      <w:bookmarkStart w:id="27" w:name="_Toc1360512650"/>
      <w:bookmarkStart w:id="28" w:name="_Toc496281188"/>
      <w:bookmarkStart w:id="29" w:name="_Toc54345650"/>
      <w:bookmarkStart w:id="30" w:name="_Toc1802206800"/>
      <w:r>
        <w:rPr>
          <w:rFonts w:hint="eastAsia"/>
        </w:rPr>
        <w:t>第一章</w:t>
      </w:r>
      <w:r>
        <w:t xml:space="preserve"> </w:t>
      </w:r>
      <w:r>
        <w:rPr>
          <w:rFonts w:hint="eastAsia"/>
        </w:rPr>
        <w:t>绪论</w:t>
      </w:r>
      <w:r>
        <w:t xml:space="preserve"> (Chapter 1: Introduction)</w:t>
      </w:r>
      <w:bookmarkEnd w:id="26"/>
      <w:bookmarkEnd w:id="27"/>
      <w:bookmarkEnd w:id="28"/>
      <w:bookmarkEnd w:id="29"/>
      <w:bookmarkEnd w:id="30"/>
    </w:p>
    <w:p w14:paraId="131B4A88">
      <w:pPr>
        <w:pStyle w:val="3"/>
      </w:pPr>
      <w:bookmarkStart w:id="31" w:name="_Toc52252460"/>
      <w:bookmarkStart w:id="32" w:name="_Toc1877718941"/>
      <w:bookmarkStart w:id="33" w:name="_Toc171441768"/>
      <w:bookmarkStart w:id="34" w:name="_Toc706789575"/>
      <w:bookmarkStart w:id="35" w:name="_Toc1580330312"/>
      <w:bookmarkStart w:id="36" w:name="课题来源及研究意义"/>
      <w:r>
        <w:t xml:space="preserve">1.1 </w:t>
      </w:r>
      <w:r>
        <w:rPr>
          <w:rFonts w:hint="eastAsia"/>
        </w:rPr>
        <w:t>课题来源及研究意义</w:t>
      </w:r>
      <w:bookmarkEnd w:id="31"/>
      <w:bookmarkEnd w:id="32"/>
      <w:bookmarkEnd w:id="33"/>
      <w:bookmarkEnd w:id="34"/>
      <w:bookmarkEnd w:id="35"/>
    </w:p>
    <w:p w14:paraId="0DA705CA">
      <w:pPr>
        <w:pStyle w:val="4"/>
      </w:pPr>
      <w:bookmarkStart w:id="37" w:name="_Toc2033767244"/>
      <w:bookmarkStart w:id="38" w:name="_Toc1550048722"/>
      <w:bookmarkStart w:id="39" w:name="_Toc1646224149"/>
      <w:bookmarkStart w:id="40" w:name="_Toc1280335468"/>
      <w:bookmarkStart w:id="41" w:name="_Toc533807688"/>
      <w:bookmarkStart w:id="42" w:name="课题来源"/>
      <w:r>
        <w:t xml:space="preserve">1.1.1 </w:t>
      </w:r>
      <w:r>
        <w:rPr>
          <w:rFonts w:hint="eastAsia"/>
        </w:rPr>
        <w:t>课题来源</w:t>
      </w:r>
      <w:bookmarkEnd w:id="37"/>
      <w:bookmarkEnd w:id="38"/>
      <w:bookmarkEnd w:id="39"/>
      <w:bookmarkEnd w:id="40"/>
      <w:bookmarkEnd w:id="41"/>
    </w:p>
    <w:p w14:paraId="36895280">
      <w:r>
        <w:rPr>
          <w:rFonts w:hint="eastAsia"/>
        </w:rPr>
        <w:t>随着网络技术的快速发展，互联网应用日益普及，网络流量呈现出爆炸式增长。近年来，随着网络安全意识的提升，HTTPS、VPN、Tor等加密技术的使用率大幅提高。根据相关统计显示，目前互联网流量中超过80%为加密流量。传统的网络流量分类方法主要依赖于端口号识别和深度包检测（Deep</w:t>
      </w:r>
      <w:r>
        <w:t xml:space="preserve"> Packet Inspection, </w:t>
      </w:r>
      <w:r>
        <w:rPr>
          <w:rFonts w:hint="eastAsia"/>
        </w:rPr>
        <w:t>DPI），但这些方法在加密流量面前已逐渐失效。端口号识别方法依赖于应用使用固定的端口号，但现代应用常使用动态端口或端口混淆技术来规避检测。深度包检测虽然能够通过分析载荷特征来识别应用类型，但在加密流量中，载荷内容已不可见，因此该方法也无法有效使用。</w:t>
      </w:r>
    </w:p>
    <w:p w14:paraId="27DB3805">
      <w:pPr>
        <w:pStyle w:val="8"/>
      </w:pPr>
      <w:r>
        <w:rPr>
          <w:rFonts w:hint="eastAsia"/>
        </w:rPr>
        <w:t>深度学习技术的兴起为加密流量分类提供了新的解决方案。基于深度学习的分类方法能够从流量包的时序特征、统计特征或原始字节序列中自动学习有效的特征表示，无需人工设计特征，且不依赖于载荷内容。本研究基于Deep-Packet这一先进的深度学习分类模型，该模型采用一维残差网络（ResNet1d）架构，在ISCX</w:t>
      </w:r>
      <w:r>
        <w:t xml:space="preserve"> VPN-nonVPN </w:t>
      </w:r>
      <w:r>
        <w:rPr>
          <w:rFonts w:hint="eastAsia"/>
        </w:rPr>
        <w:t>2016数据集上取得了96%以上的准确率。然而，进一步分析发现，尽管该模型在已知类别上表现优异，但它存在两个根本性缺陷：一是无法识别训练时未见过的”未知类”流量（开放集识别问题），二是在少数类样本上的表现极差（增量学习问题）。针对这两个问题，本研究提出了基于门控专家集成的增量式识别模型（Gated</w:t>
      </w:r>
      <w:r>
        <w:t xml:space="preserve"> Expert Ensemble, </w:t>
      </w:r>
      <w:r>
        <w:rPr>
          <w:rFonts w:hint="eastAsia"/>
        </w:rPr>
        <w:t>GEE），旨在系统性解决开放集识别与增量学习两大挑战。</w:t>
      </w:r>
    </w:p>
    <w:p w14:paraId="237B325D">
      <w:pPr>
        <w:pStyle w:val="8"/>
      </w:pPr>
      <w:r>
        <w:rPr>
          <w:rFonts w:hint="eastAsia"/>
        </w:rPr>
        <w:t>本课题来源于硕士论文研究方向，依托于高校实验室的计算资源和数据集平台。研究工作在现有的Deep-Packet开源项目基础上进行，通过系统性的架构创新和训练策略优化，提升模型在开放集识别和增量学习场景下的性能。</w:t>
      </w:r>
    </w:p>
    <w:bookmarkEnd w:id="42"/>
    <w:p w14:paraId="69CC9B95">
      <w:pPr>
        <w:pStyle w:val="4"/>
      </w:pPr>
      <w:bookmarkStart w:id="43" w:name="_Toc28860609"/>
      <w:bookmarkStart w:id="44" w:name="_Toc544748897"/>
      <w:bookmarkStart w:id="45" w:name="_Toc2057447942"/>
      <w:bookmarkStart w:id="46" w:name="_Toc812067736"/>
      <w:bookmarkStart w:id="47" w:name="_Toc1666618697"/>
      <w:bookmarkStart w:id="48" w:name="研究意义"/>
      <w:r>
        <w:t xml:space="preserve">1.1.2 </w:t>
      </w:r>
      <w:r>
        <w:rPr>
          <w:rFonts w:hint="eastAsia"/>
        </w:rPr>
        <w:t>研究意义</w:t>
      </w:r>
      <w:bookmarkEnd w:id="43"/>
      <w:bookmarkEnd w:id="44"/>
      <w:bookmarkEnd w:id="45"/>
      <w:bookmarkEnd w:id="46"/>
      <w:bookmarkEnd w:id="47"/>
    </w:p>
    <w:p w14:paraId="6B141829">
      <w:r>
        <w:rPr>
          <w:rFonts w:hint="eastAsia"/>
        </w:rPr>
        <w:t>本研究具有重要的理论意义和实际应用价值。</w:t>
      </w:r>
    </w:p>
    <w:p w14:paraId="2B5D6BA5">
      <w:pPr>
        <w:pStyle w:val="8"/>
      </w:pPr>
      <w:r>
        <w:rPr>
          <w:rFonts w:hint="eastAsia"/>
        </w:rPr>
        <w:t>在理论意义上，本研究做出了以下三方面学术贡献：第一，提出了GEE（Gated</w:t>
      </w:r>
      <w:r>
        <w:t xml:space="preserve"> Expert </w:t>
      </w:r>
      <w:r>
        <w:rPr>
          <w:rFonts w:hint="eastAsia"/>
        </w:rPr>
        <w:t>Ensemble）架构，通过基准模型、少数类专家模型和门控网络的协同工作，系统性解决了开放集识别和增量学习两大问题。该架构创新性地将混合专家模型（Mixture-of-Experts,</w:t>
      </w:r>
      <w:r>
        <w:t xml:space="preserve"> </w:t>
      </w:r>
      <w:r>
        <w:rPr>
          <w:rFonts w:hint="eastAsia"/>
        </w:rPr>
        <w:t>MoE）思想应用于加密流量分类领域，并通过可学习的门控网络实现了模型融合，相比传统的固定权重平均方法具有更强的自适应能力。第二，通过加权损失和门控网络融合，GEE架构学到了更鲁棒的特征表示和更中性的决策边界，从而在标准OSR设置下（训练集不包含未知类）将FPR@TPR95指标从0.47降至0.03（多数类场景下）。第三，提出了加权交叉熵损失训练策略，解决了门控网络在类别极度不均衡数据上的失效问题。通过为每个类别设置与其样本数成反比的权重，平衡了多数类和少数类在损失计算中的梯度贡献，使得Macro-F1指标从0.63提升至0.83，少数类F1从0飞跃到0.92。第四，从理论角度深入分析了GEE架构为何有效，包括门控网络的决策模式、基准模型与专家模型的决策边界互补性、加权损失对梯度方向的影响机制、以及GEE架构对开放集识别性能的影响机制。这些理论分析与实验结果高度一致，为理解GEE的成功机制提供了深刻洞察。</w:t>
      </w:r>
    </w:p>
    <w:p w14:paraId="56856468">
      <w:pPr>
        <w:pStyle w:val="8"/>
      </w:pPr>
      <w:r>
        <w:rPr>
          <w:rFonts w:hint="eastAsia"/>
        </w:rPr>
        <w:t>在实际应用上，本研究成果具有广泛的应用前景和价值。第一，在网络管理领域，GEE架构能够有效识别新型应用的流量，无需重新训练整个模型，仅需增加新的专家模型并微调门控网络即可，大大降低了模型维护成本。第二，在安全监控领域，GEE能够可靠地检测未知类型的恶意流量，通过加权损失和门控融合学到的鲁棒特征表示实现高召回率下的低误报率（FPR@TPR95=0.03），为网络安全防护提供了新的技术手段。第三，在增量部署场景下，GEE可以渐进式地扩展模型能力，随着新应用类型的出现，不断添加新的专家模型，而不会导致灾难性遗忘（Catastrophic</w:t>
      </w:r>
      <w:r>
        <w:t xml:space="preserve"> </w:t>
      </w:r>
      <w:r>
        <w:rPr>
          <w:rFonts w:hint="eastAsia"/>
        </w:rPr>
        <w:t>Forgetting）问题。实验验证表明，在真实的VPN加密流量数据集上，GEE在开放集识别任务上将FPR@TPR95从基线的0.47降至0.03，在增量学习任务上将Macro-F1从0.63提升至0.83，且该架构具有良好的可迁移性，在CNN模型上也取得了类似的性能提升。</w:t>
      </w:r>
    </w:p>
    <w:bookmarkEnd w:id="36"/>
    <w:bookmarkEnd w:id="48"/>
    <w:p w14:paraId="627C8709">
      <w:pPr>
        <w:pStyle w:val="3"/>
      </w:pPr>
      <w:bookmarkStart w:id="49" w:name="_Toc1876434888"/>
      <w:bookmarkStart w:id="50" w:name="_Toc871924718"/>
      <w:bookmarkStart w:id="51" w:name="_Toc745877200"/>
      <w:bookmarkStart w:id="52" w:name="_Toc1163862267"/>
      <w:bookmarkStart w:id="53" w:name="_Toc1231232658"/>
      <w:bookmarkStart w:id="54" w:name="研究目标及研究内容"/>
      <w:r>
        <w:t xml:space="preserve">1.2 </w:t>
      </w:r>
      <w:r>
        <w:rPr>
          <w:rFonts w:hint="eastAsia"/>
        </w:rPr>
        <w:t>研究目标及研究内容</w:t>
      </w:r>
      <w:bookmarkEnd w:id="49"/>
      <w:bookmarkEnd w:id="50"/>
      <w:bookmarkEnd w:id="51"/>
      <w:bookmarkEnd w:id="52"/>
      <w:bookmarkEnd w:id="53"/>
    </w:p>
    <w:p w14:paraId="0C54BC0F">
      <w:pPr>
        <w:pStyle w:val="4"/>
      </w:pPr>
      <w:bookmarkStart w:id="55" w:name="_Toc1443806421"/>
      <w:bookmarkStart w:id="56" w:name="_Toc10328298"/>
      <w:bookmarkStart w:id="57" w:name="_Toc1096052861"/>
      <w:bookmarkStart w:id="58" w:name="_Toc1752064593"/>
      <w:bookmarkStart w:id="59" w:name="_Toc174860514"/>
      <w:bookmarkStart w:id="60" w:name="研究目标"/>
      <w:r>
        <w:t xml:space="preserve">1.2.1 </w:t>
      </w:r>
      <w:r>
        <w:rPr>
          <w:rFonts w:hint="eastAsia"/>
        </w:rPr>
        <w:t>研究目标</w:t>
      </w:r>
      <w:bookmarkEnd w:id="55"/>
      <w:bookmarkEnd w:id="56"/>
      <w:bookmarkEnd w:id="57"/>
      <w:bookmarkEnd w:id="58"/>
      <w:bookmarkEnd w:id="59"/>
    </w:p>
    <w:p w14:paraId="45AB5B20">
      <w:r>
        <w:rPr>
          <w:rFonts w:hint="eastAsia"/>
        </w:rPr>
        <w:t>本研究明确两大核心研究目标：开放集识别与增量学习。</w:t>
      </w:r>
    </w:p>
    <w:p w14:paraId="03A536C1">
      <w:pPr>
        <w:pStyle w:val="8"/>
      </w:pPr>
      <w:r>
        <w:rPr>
          <w:rFonts w:hint="eastAsia"/>
        </w:rPr>
        <w:t>开放集识别（Open-Set</w:t>
      </w:r>
      <w:r>
        <w:t xml:space="preserve"> Recognition, </w:t>
      </w:r>
      <w:r>
        <w:rPr>
          <w:rFonts w:hint="eastAsia"/>
        </w:rPr>
        <w:t>OSR）是指模型能够识别并拒绝分类训练时未见过的”未知类”样本的能力。现有的深度学习分类模型通常假设测试时的所有类别都在训练集中出现过，这在真实网络环境中是不现实的。新的应用类型、新的攻击手段、新的协议格式层出不穷，模型必须能够判断”这是不是我见过的流量”，而不是强制性地将其分类为某个已知类别。本研究通过在VPN加密流量数据集上的6折交叉验证实验发现，基准ResNet模型在排除少数类（如类别5、7）作为未知时表现尚可（FPR@TPR95&lt;0.1），但在排除多数类（如类别8、9、10）作为未知时遭遇灾难性失败（FPR@TPR95&gt;0.8）。这意味着模型以高置信度将海量未知流量错误地归类为已知类别，这在实际应用中是不可接受的。因此，本研究的第一个目标是设计能够有效检测未知流量的OSR架构，确保模型在面对新型流量时能够给出可靠的判断，而不是盲目地错误分类。</w:t>
      </w:r>
    </w:p>
    <w:p w14:paraId="1623DB88">
      <w:pPr>
        <w:pStyle w:val="8"/>
      </w:pPr>
      <w:r>
        <w:rPr>
          <w:rFonts w:hint="eastAsia"/>
        </w:rPr>
        <w:t>增量学习（Incremental</w:t>
      </w:r>
      <w:r>
        <w:t xml:space="preserve"> Learning, </w:t>
      </w:r>
      <w:r>
        <w:rPr>
          <w:rFonts w:hint="eastAsia"/>
        </w:rPr>
        <w:t>IL）是指模型在保持对旧类别性能的同时，能够学习新类别的能力。在实际网络环境中，各类应用的样本数量分布极不均衡，VPN数据集中类别10有9476个样本，而类别7仅有65个样本，样本数差距达146倍。基准模型在所有6个类别上训练后，整体准确率达到96.33%，但Macro-F1仅为0.63，少数类（类别5和7）的F1分数均为0，这意味着模型完全无法识别少数类。更严重的是，当尝试通过微调模型来学习新类别时，会出现”灾难性遗忘”问题，即模型在学习新类别后，在旧类别上的性能大幅下降。因此，本研究的第二个目标是设计能够从少量样本中学习新类别且不遗忘旧类别的IL架构，确保模型在多数类和少数类上都能保持良好的识别性能，实现Macro-F1指标和少数类F1指标的显著提升。</w:t>
      </w:r>
    </w:p>
    <w:p w14:paraId="685D0AED">
      <w:pPr>
        <w:pStyle w:val="8"/>
      </w:pPr>
      <w:r>
        <w:rPr>
          <w:rFonts w:hint="eastAsia"/>
        </w:rPr>
        <w:t>为系统性解决上述两大问题，本研究提出了第三个目标：建立统一的GEE架构框架，通过架构层面的创新而非单一模块的优化，同时应对OSR和IL两大挑战。该框架应具备可扩展性，能够支持新专家模型的添加，以适应不断增长的应用类型和类别数量；应具备可迁移性，能够应用于不同的骨干网络（如ResNet、CNN等）；应具备理论可解释性，能够从理论角度解释为何有效，而非仅给出”它有效”的实证结果。</w:t>
      </w:r>
    </w:p>
    <w:bookmarkEnd w:id="60"/>
    <w:p w14:paraId="0909DF6C">
      <w:pPr>
        <w:pStyle w:val="4"/>
      </w:pPr>
      <w:bookmarkStart w:id="61" w:name="_Toc1636790294"/>
      <w:bookmarkStart w:id="62" w:name="_Toc1789012726"/>
      <w:bookmarkStart w:id="63" w:name="_Toc245710861"/>
      <w:bookmarkStart w:id="64" w:name="_Toc653846887"/>
      <w:bookmarkStart w:id="65" w:name="_Toc1123029702"/>
      <w:bookmarkStart w:id="66" w:name="研究内容"/>
      <w:r>
        <w:t xml:space="preserve">1.2.2 </w:t>
      </w:r>
      <w:r>
        <w:rPr>
          <w:rFonts w:hint="eastAsia"/>
        </w:rPr>
        <w:t>研究内容</w:t>
      </w:r>
      <w:bookmarkEnd w:id="61"/>
      <w:bookmarkEnd w:id="62"/>
      <w:bookmarkEnd w:id="63"/>
      <w:bookmarkEnd w:id="64"/>
      <w:bookmarkEnd w:id="65"/>
    </w:p>
    <w:p w14:paraId="55C62E75">
      <w:r>
        <w:rPr>
          <w:rFonts w:hint="eastAsia"/>
        </w:rPr>
        <w:t>为实现上述研究目标，本研究设计了GEE（Gated</w:t>
      </w:r>
      <w:r>
        <w:t xml:space="preserve"> Expert </w:t>
      </w:r>
      <w:r>
        <w:rPr>
          <w:rFonts w:hint="eastAsia"/>
        </w:rPr>
        <w:t>Ensemble）架构，该架构由三大核心组件构成：基准模型（Baseline</w:t>
      </w:r>
      <w:r>
        <w:t xml:space="preserve"> </w:t>
      </w:r>
      <w:r>
        <w:rPr>
          <w:rFonts w:hint="eastAsia"/>
        </w:rPr>
        <w:t>Model）、少数类专家模型（Minority</w:t>
      </w:r>
      <w:r>
        <w:t xml:space="preserve"> Expert </w:t>
      </w:r>
      <w:r>
        <w:rPr>
          <w:rFonts w:hint="eastAsia"/>
        </w:rPr>
        <w:t>Model）和门控网络（Gating</w:t>
      </w:r>
      <w:r>
        <w:t xml:space="preserve"> </w:t>
      </w:r>
      <w:r>
        <w:rPr>
          <w:rFonts w:hint="eastAsia"/>
        </w:rPr>
        <w:t>Network）。</w:t>
      </w:r>
    </w:p>
    <w:p w14:paraId="510B3705">
      <w:pPr>
        <w:pStyle w:val="8"/>
      </w:pPr>
      <w:r>
        <w:rPr>
          <w:rFonts w:hint="eastAsia"/>
        </w:rPr>
        <w:t>基准模型在全部已知类别上训练，用于处理多数类样本。在本研究的VPN数据集中，类别6（File</w:t>
      </w:r>
      <w:r>
        <w:t xml:space="preserve"> </w:t>
      </w:r>
      <w:r>
        <w:rPr>
          <w:rFonts w:hint="eastAsia"/>
        </w:rPr>
        <w:t>Transfer）、8（P2P）、9（Streaming）、10（VoIP）样本数量较多（均在1000以上），基准模型能够从这些大量样本中学习到稳健的特征表示，在这些多数类上表现优异（F1&gt;0.95）。然而，由于梯度下降算法在优化过程中会自然地关注样本数量多的类别（以最小化整体损失），基准模型在少数类（类别5和7）上的表现极差（F1=0），这是因为少数类的梯度贡献被多数类完全淹没。因此，基准模型的优势在于处理多数类，劣势在于无法识别少数类。</w:t>
      </w:r>
    </w:p>
    <w:p w14:paraId="2335EA68">
      <w:pPr>
        <w:pStyle w:val="8"/>
      </w:pPr>
      <w:r>
        <w:rPr>
          <w:rFonts w:hint="eastAsia"/>
        </w:rPr>
        <w:t>少数类专家模型仅在少数类样本上训练，专门用于处理小样本类别。本研究通过分析VPN数据集的traffic_label分布，确定了类别5（VPN:</w:t>
      </w:r>
      <w:r>
        <w:t xml:space="preserve"> </w:t>
      </w:r>
      <w:r>
        <w:rPr>
          <w:rFonts w:hint="eastAsia"/>
        </w:rPr>
        <w:t>Chat）和类别7（VPN:</w:t>
      </w:r>
      <w:r>
        <w:t xml:space="preserve"> </w:t>
      </w:r>
      <w:r>
        <w:rPr>
          <w:rFonts w:hint="eastAsia"/>
        </w:rPr>
        <w:t>Email）为少数类，样本数分别为215和65。专家模型只在这两个类别上训练，使其能够专注于优化少数类的决策边界，在这些类别上达到接近完美的性能（F1≈0.95）。然而，专家模型的局限在于它只能识别少数类，对多数类无能为力。这种互补性设计——基准模型擅长多数类，专家模型擅长少数类——为GEE架构的成功奠定了基础。</w:t>
      </w:r>
    </w:p>
    <w:p w14:paraId="1EDF5F86">
      <w:pPr>
        <w:pStyle w:val="8"/>
      </w:pPr>
      <w:r>
        <w:rPr>
          <w:rFonts w:hint="eastAsia"/>
        </w:rPr>
        <w:t>门控网络是GEE的核心创新，它是一个可学习的融合策略，用于决定何时信任基准模型，何时信任专家模型。门控网络采用多层感知机（MLP）架构，输入为基准模型和专家模型的预测概率拼接（2×N维向量），输出为融合后的类别预测。与简单的固定加权平均（如0.85×基准+0.15×专家）不同，门控网络能够根据样本特性动态调整融合权重，对于多数类样本倾向于信任基准模型，对于少数类样本倾向于信任专家模型。然而，初步实验发现了一个关键问题：在使用标准交叉熵损失训练门控网络时，网络学会了”永远信任基准模型”，导致Macro-F1退回到0.63，与基准模型相同。其根本原因在于，标准CE损失的梯度被多数类样本（占总样本的90%以上）完全主导，门控网络发现”永远信任基准”是最大化整体准确率的最优策略。为解决这一问题，本研究提出了加权交叉熵损失策略，为每个类别设置与其样本数成反比的权重（w_i</w:t>
      </w:r>
      <w:r>
        <w:t xml:space="preserve"> = n_samples / (n_classes × </w:t>
      </w:r>
      <w:r>
        <w:rPr>
          <w:rFonts w:hint="eastAsia"/>
        </w:rPr>
        <w:t>n_samples_per_class)），使得少数类的梯度贡献被放大，强制门控网络关注少数类。实验结果表明，使用加权CE后，Macro-F1从0.63提升至0.83，少数类F1从0飞跃到0.92，证明了加权损失的关键作用。</w:t>
      </w:r>
    </w:p>
    <w:p w14:paraId="4686C1DA">
      <w:pPr>
        <w:pStyle w:val="8"/>
      </w:pPr>
      <w:r>
        <w:rPr>
          <w:rFonts w:hint="eastAsia"/>
        </w:rPr>
        <w:t>为进一步提升开放集识别性能，本研究发现GEE架构通过加权损失和门控网络融合，学到了更鲁棒的特征表示。传统OSR方法（如Softmax置信度阈值）在不均衡数据上训练时，决策边界会过度偏向多数类，导致未知样本被高置信度错误分类（FPR@TPR95&gt;0.8）。GEE架构通过加权损失平衡梯度贡献，学到了更加”中性”的决策边界；通过门控网络融合，学到了处理”不确定性”的能力。实验结果表明，在标准OSR设置下（训练集不包含未知类），GEE的FPR@TPR95从基线的0.47降至0.03，实现了数量级的提升。这从数学原理上解释了GEE为何能提升OSR性能：加权损失→中性决策边界→对OOD样本Softmax熵更高→置信度更低→OSR性能提升。</w:t>
      </w:r>
    </w:p>
    <w:p w14:paraId="44A257CA">
      <w:pPr>
        <w:pStyle w:val="8"/>
      </w:pPr>
      <w:r>
        <w:rPr>
          <w:rFonts w:hint="eastAsia"/>
        </w:rPr>
        <w:t>本研究的主要研究工作可总结为以下六个方面：第一，数据净化与预处理。通过IP地址和端口号混淆、基础设施协议过滤（移除ARP、DNS、NTP、NBNS、LLMNR），消除数据集中的信息泄露和噪声干扰，确保模型训练于”纯净”的加密流量之上。第二，基准模型建立。基于Deep-Packet的ResNet1d架构，在VPN数据集上训练基准模型，取得96%+的整体准确率，但暴露出少数类F1=0的问题。第三，门控网络设计与失效分析。设计可学习的门控网络替代简单加权，发现标准CE导致门控网络忽略专家的问题，明确了加权损失的必要性。第四，加权损失策略实现与验证。实现加权交叉熵损失，通过实验验证其对防止门控网络失效的关键作用，Macro-F1从0.63提升至0.83。第五，OSR性能提升与理论分析。发现GEE架构通过加权损失和门控网络融合，学到了更鲁棒的特征表示，在标准OSR设置下将FPR@TPR95从0.47降至0.03，并从决策边界几何和Softmax熵两个角度进行了数学分析。第六，多模型验证与理论分析。在CNN模型上验证GEE架构的可迁移性，并从门控网络权重、决策边界、梯度贡献等角度进行理论分析，揭示GEE为何有效的深层机制。</w:t>
      </w:r>
    </w:p>
    <w:bookmarkEnd w:id="54"/>
    <w:bookmarkEnd w:id="66"/>
    <w:p w14:paraId="5AF27023">
      <w:pPr>
        <w:pStyle w:val="3"/>
      </w:pPr>
      <w:bookmarkStart w:id="67" w:name="_Toc268953188"/>
      <w:bookmarkStart w:id="68" w:name="_Toc1018344235"/>
      <w:bookmarkStart w:id="69" w:name="_Toc51387646"/>
      <w:bookmarkStart w:id="70" w:name="_Toc530808110"/>
      <w:bookmarkStart w:id="71" w:name="_Toc526428031"/>
      <w:bookmarkStart w:id="72" w:name="论文组织结构"/>
      <w:r>
        <w:t xml:space="preserve">1.3 </w:t>
      </w:r>
      <w:r>
        <w:rPr>
          <w:rFonts w:hint="eastAsia"/>
        </w:rPr>
        <w:t>论文组织结构</w:t>
      </w:r>
      <w:bookmarkEnd w:id="67"/>
      <w:bookmarkEnd w:id="68"/>
      <w:bookmarkEnd w:id="69"/>
      <w:bookmarkEnd w:id="70"/>
      <w:bookmarkEnd w:id="71"/>
    </w:p>
    <w:p w14:paraId="1EFC300F">
      <w:r>
        <w:rPr>
          <w:rFonts w:hint="eastAsia"/>
        </w:rPr>
        <w:t>本文共分为六章，各章节内容安排如下：</w:t>
      </w:r>
    </w:p>
    <w:p w14:paraId="36511E55">
      <w:pPr>
        <w:pStyle w:val="8"/>
      </w:pPr>
      <w:r>
        <w:rPr>
          <w:rFonts w:hint="eastAsia"/>
        </w:rPr>
        <w:t>第一章为绪论，介绍研究背景、问题来源、研究目标与内容。本章首先阐述了网络流量加密化趋势对传统分类方法的挑战，引出深度学习方法在加密流量分类中的应用。接着明确了本研究的两大核心问题：开放集识别和增量学习，指出现有方法在这两方面存在的局限。然后概述了GEE架构的三大核心组件（基准模型、专家模型、门控网络）和两大核心创新（可学习融合、加权损失）。最后预览了论文的章节组织结构。</w:t>
      </w:r>
    </w:p>
    <w:p w14:paraId="07DEE271">
      <w:pPr>
        <w:pStyle w:val="8"/>
      </w:pPr>
      <w:r>
        <w:rPr>
          <w:rFonts w:hint="eastAsia"/>
        </w:rPr>
        <w:t>第二章为相关理论与技术，回顾国内外相关研究现状和技术基础。本章首先从加密流量分类、开放集识别、增量学习三个领域综述现有研究，分析现有方法的进展与不足。然后介绍深度学习分类方法（CNN、ResNet）和混合专家模型（MoE）的技术原理，为理解GEE架构的设计奠定理论基础。最后总结现有方法的局限性，引出GEE架构的必要性。</w:t>
      </w:r>
    </w:p>
    <w:p w14:paraId="1DCDF3A2">
      <w:pPr>
        <w:pStyle w:val="8"/>
      </w:pPr>
      <w:r>
        <w:rPr>
          <w:rFonts w:hint="eastAsia"/>
        </w:rPr>
        <w:t>第三章为GEE架构设计，详细阐述GEE架构的整体框架和核心组件。本章首先介绍GEE架构的三大组件及其设计原理，说明为何需要GEE架构而非单一模型。然后分别详细阐述基准模型与专家模型的设计、门控网络的结构与训练流程、加权交叉熵损失的数学推导与实验验证。最后从数学原理上分析GEE架构对开放集识别性能的影响机制，说明GEE如何通过加权损失和门控融合学到了更鲁棒的特征表示，从而提升OSR性能。</w:t>
      </w:r>
    </w:p>
    <w:p w14:paraId="064FBF26">
      <w:pPr>
        <w:pStyle w:val="8"/>
      </w:pPr>
      <w:r>
        <w:rPr>
          <w:rFonts w:hint="eastAsia"/>
        </w:rPr>
        <w:t>第四章为实验设计与分析，在真实VPN数据集上验证GEE架构的有效性。本章首先介绍实验设置（数据集、评估指标、基线方法），确保实验的严谨性和可重复性。然后分别展示开放集识别实验（6折交叉验证，FPR@TPR95从0.8+降至0.03）、增量学习实验（Macro-F1从0.63升至0.83）、消融实验（验证各组件贡献）和多模型验证（CNN-GEE）的实验结果。最后总结实验结果，为第五章的理论分析提供实证基础。</w:t>
      </w:r>
    </w:p>
    <w:p w14:paraId="683FA6B2">
      <w:pPr>
        <w:pStyle w:val="8"/>
      </w:pPr>
      <w:r>
        <w:rPr>
          <w:rFonts w:hint="eastAsia"/>
        </w:rPr>
        <w:t>第五章为理论分析与讨论，从理论角度解释GEE为何有效。本章通过门控网络权重分布分析，验证门控网络学会了”何时信任专家”（少数类样本上专家权重是基准权重的2.3倍）。通过决策边界可视化，展示基准模型和专家模型的互补性（基准分离多数类，专家分离少数类）。通过梯度贡献对比，揭示加权损失如何平衡多数类和少数类的梯度影响。通过决策边界几何分析和Softmax熵分析，说明GEE如何通过加权损失和门控融合学到了更鲁棒的特征表示，从而提升OSR性能。所有理论分析与实验结果高度一致，为GEE架构的成功提供了深刻的理论解释。</w:t>
      </w:r>
    </w:p>
    <w:p w14:paraId="1CAAFE14">
      <w:pPr>
        <w:pStyle w:val="8"/>
      </w:pPr>
      <w:r>
        <w:rPr>
          <w:rFonts w:hint="eastAsia"/>
        </w:rPr>
        <w:t>第六章为总结与展望，总结全文工作并展望未来方向。本章总结本研究解决的两大核心问题（OSR和IL）和GEE方案的两大核心创新（可学习融合、加权损失），回顾理论分析的深度。然后指出本研究的局限性，如决策边界可视化使用2D投影可能丢失高维信息、理论分析基于后验数据可能未捕获所有训练动态等。最后展望未来工作，包括扩展到更多专家、应用到其他数据集、深化理论分析等。</w:t>
      </w:r>
    </w:p>
    <w:bookmarkEnd w:id="72"/>
    <w:p w14:paraId="6420A098">
      <w:pPr>
        <w:pStyle w:val="3"/>
      </w:pPr>
      <w:bookmarkStart w:id="73" w:name="_Toc1990637428"/>
      <w:bookmarkStart w:id="74" w:name="_Toc2014374702"/>
      <w:bookmarkStart w:id="75" w:name="_Toc383740228"/>
      <w:bookmarkStart w:id="76" w:name="_Toc644835132"/>
      <w:bookmarkStart w:id="77" w:name="_Toc43291377"/>
      <w:bookmarkStart w:id="78" w:name="本章小结"/>
      <w:r>
        <w:t xml:space="preserve">1.4 </w:t>
      </w:r>
      <w:r>
        <w:rPr>
          <w:rFonts w:hint="eastAsia"/>
        </w:rPr>
        <w:t>本章小结</w:t>
      </w:r>
      <w:bookmarkEnd w:id="73"/>
      <w:bookmarkEnd w:id="74"/>
      <w:bookmarkEnd w:id="75"/>
      <w:bookmarkEnd w:id="76"/>
      <w:bookmarkEnd w:id="77"/>
    </w:p>
    <w:p w14:paraId="06F39C98">
      <w:r>
        <w:rPr>
          <w:rFonts w:hint="eastAsia"/>
        </w:rPr>
        <w:t>本章明确了本研究的两大核心问题：开放集识别和增量学习，阐述了现有深度学习分类方法在这两方面存在的严重不足。开放集识别问题指模型无法识别训练时未见过的未知流量，以高置信度错误分类；增量学习问题指模型在少数类上完全失效（F1=0），无法从少量样本中学习新类别。针对这两大问题，本章提出了GEE架构作为系统性解决方案，该架构通过基准模型、专家模型和门控网络的协同工作，结合加权损失训练策略，学到了更鲁棒的特征表示，从而同时实现OSR和IL两大目标。本章还概述了论文的章节组织结构，为后续章节的阅读提供了清晰的路图。明确了问题和方法后，下一章将回顾相关领域的现有研究和技术基础，以更好地理解GEE架构的创新点和价值。</w:t>
      </w:r>
    </w:p>
    <w:p w14:paraId="1B9BCB5A">
      <w:r>
        <w:pict>
          <v:rect id="_x0000_i1031" o:spt="1" style="height:1.5pt;width:0pt;" coordsize="21600,21600" o:hr="t" o:hrstd="t" o:hralign="center">
            <v:path/>
            <v:fill focussize="0,0"/>
            <v:stroke/>
            <v:imagedata o:title=""/>
            <o:lock v:ext="edit"/>
            <w10:wrap type="none"/>
            <w10:anchorlock/>
          </v:rect>
        </w:pict>
      </w:r>
    </w:p>
    <w:bookmarkEnd w:id="25"/>
    <w:bookmarkEnd w:id="78"/>
    <w:p w14:paraId="302B9A9F">
      <w:pPr>
        <w:rPr>
          <w:ins w:id="32" w:author="weisman" w:date="2026-03-01T17:54:56Z"/>
          <w:rFonts w:hint="eastAsia"/>
        </w:rPr>
        <w:pPrChange w:id="31" w:author="weisman" w:date="2026-03-01T17:54:56Z">
          <w:pPr>
            <w:pStyle w:val="2"/>
          </w:pPr>
        </w:pPrChange>
      </w:pPr>
      <w:ins w:id="33" w:author="weisman" w:date="2026-03-01T17:54:56Z">
        <w:bookmarkStart w:id="79" w:name="_Toc995515783"/>
        <w:bookmarkStart w:id="80" w:name="_Toc515921559"/>
        <w:bookmarkStart w:id="81" w:name="_Toc628620055"/>
        <w:bookmarkStart w:id="82" w:name="_Toc1541580762"/>
        <w:bookmarkStart w:id="83" w:name="_Toc1748700553"/>
        <w:bookmarkStart w:id="84" w:name="X57fb2e2947308f2ad135dccf6ea20abcccd8e0f"/>
        <w:r>
          <w:rPr>
            <w:rFonts w:hint="eastAsia"/>
          </w:rPr>
          <w:br w:type="page"/>
        </w:r>
      </w:ins>
    </w:p>
    <w:p w14:paraId="69641D80">
      <w:pPr>
        <w:pStyle w:val="2"/>
      </w:pPr>
      <w:r>
        <w:rPr>
          <w:rFonts w:hint="eastAsia"/>
        </w:rPr>
        <w:t>第二章</w:t>
      </w:r>
      <w:r>
        <w:t xml:space="preserve"> </w:t>
      </w:r>
      <w:r>
        <w:rPr>
          <w:rFonts w:hint="eastAsia"/>
        </w:rPr>
        <w:t>相关理论与技术</w:t>
      </w:r>
      <w:r>
        <w:t xml:space="preserve"> (Chapter 2: Related Theory and Technology)</w:t>
      </w:r>
      <w:bookmarkEnd w:id="79"/>
      <w:bookmarkEnd w:id="80"/>
      <w:bookmarkEnd w:id="81"/>
      <w:bookmarkEnd w:id="82"/>
      <w:bookmarkEnd w:id="83"/>
    </w:p>
    <w:p w14:paraId="2D0AF800">
      <w:pPr>
        <w:pStyle w:val="3"/>
      </w:pPr>
      <w:bookmarkStart w:id="85" w:name="_Toc588671104"/>
      <w:bookmarkStart w:id="86" w:name="_Toc1702159174"/>
      <w:bookmarkStart w:id="87" w:name="_Toc1745204792"/>
      <w:bookmarkStart w:id="88" w:name="_Toc2105149526"/>
      <w:bookmarkStart w:id="89" w:name="_Toc2096485076"/>
      <w:bookmarkStart w:id="90" w:name="国内外相关研究现状"/>
      <w:r>
        <w:t xml:space="preserve">2.1 </w:t>
      </w:r>
      <w:r>
        <w:rPr>
          <w:rFonts w:hint="eastAsia"/>
        </w:rPr>
        <w:t>国内外相关研究现状</w:t>
      </w:r>
      <w:bookmarkEnd w:id="85"/>
      <w:bookmarkEnd w:id="86"/>
      <w:bookmarkEnd w:id="87"/>
      <w:bookmarkEnd w:id="88"/>
      <w:bookmarkEnd w:id="89"/>
    </w:p>
    <w:p w14:paraId="0848B016">
      <w:pPr>
        <w:pStyle w:val="4"/>
      </w:pPr>
      <w:bookmarkStart w:id="91" w:name="_Toc338083199"/>
      <w:bookmarkStart w:id="92" w:name="_Toc1559575731"/>
      <w:bookmarkStart w:id="93" w:name="_Toc1325288418"/>
      <w:bookmarkStart w:id="94" w:name="_Toc1454999157"/>
      <w:bookmarkStart w:id="95" w:name="_Toc1860476003"/>
      <w:bookmarkStart w:id="96" w:name="加密流量分类研究"/>
      <w:r>
        <w:t xml:space="preserve">2.1.1 </w:t>
      </w:r>
      <w:r>
        <w:rPr>
          <w:rFonts w:hint="eastAsia"/>
        </w:rPr>
        <w:t>加密流量分类研究</w:t>
      </w:r>
      <w:bookmarkEnd w:id="91"/>
      <w:bookmarkEnd w:id="92"/>
      <w:bookmarkEnd w:id="93"/>
      <w:bookmarkEnd w:id="94"/>
      <w:bookmarkEnd w:id="95"/>
    </w:p>
    <w:p w14:paraId="2B9D6A01">
      <w:r>
        <w:rPr>
          <w:rFonts w:hint="eastAsia"/>
        </w:rPr>
        <w:t>加密流量分类是网络管理、安全监控和应用识别等领域的关键技术。传统的流量分类方法主要依赖于端口号识别和深度包检测（Deep</w:t>
      </w:r>
      <w:r>
        <w:t xml:space="preserve"> Packet Inspection, </w:t>
      </w:r>
      <w:r>
        <w:rPr>
          <w:rFonts w:hint="eastAsia"/>
        </w:rPr>
        <w:t>DPI）。端口号识别方法基于互联网</w:t>
      </w:r>
      <w:r>
        <w:t xml:space="preserve"> Assigned Numbers Authority </w:t>
      </w:r>
      <w:r>
        <w:rPr>
          <w:rFonts w:hint="eastAsia"/>
        </w:rPr>
        <w:t>(IANA)的端口号注册表，假设特定应用使用固定的端口号，例如HTTP使用端口80，HTTPS使用端口443。然而，现代应用常使用动态端口分配、端口跳变（Port</w:t>
      </w:r>
      <w:r>
        <w:t xml:space="preserve"> </w:t>
      </w:r>
      <w:r>
        <w:rPr>
          <w:rFonts w:hint="eastAsia"/>
        </w:rPr>
        <w:t>Hopping）或端口混淆技术来规避检测，且大量应用使用随机的高端端口，使得基于端口号的方法准确率大幅下降。深度包检测方法通过分析数据包载荷（Payload）中的特征字符串或协议格式来识别应用，例如检测HTTP请求中的”User-Agent”字段或SSL/TLS握手中的证书信息。但随着TLS/SSL、SSH、VPN等加密技术的普及，载荷内容已完全不可见，DPI方法在加密流量面前完全失效。</w:t>
      </w:r>
    </w:p>
    <w:p w14:paraId="0555DA34">
      <w:pPr>
        <w:pStyle w:val="8"/>
      </w:pPr>
      <w:r>
        <w:rPr>
          <w:rFonts w:hint="eastAsia"/>
        </w:rPr>
        <w:t>深度学习技术的兴起为加密流量分类提供了新的解决方案。基于深度学习的分类方法能够从流量包的时序特征（如包大小序列、到达时间间隔）、统计特征（如包大小的均值、方差、偏度）或原始字节序列中自动学习有效的特征表示，无需人工设计特征，且不依赖于载荷内容。近年来，卷积神经网络（CNN）、循环神经网络（RNN）、长短期记忆网络（LSTM）、Transformer等深度学习架构被广泛应用于流量分类任务。Wang等人提出的Deep-Packet模型采用一维卷积神经网络（1D-CNN）直接处理流量包的前N个字节，在ISCX</w:t>
      </w:r>
      <w:r>
        <w:t xml:space="preserve"> VPN-nonVPN </w:t>
      </w:r>
      <w:r>
        <w:rPr>
          <w:rFonts w:hint="eastAsia"/>
        </w:rPr>
        <w:t>2016数据集上取得了超过95%的准确率。Lotfollahi等人使用</w:t>
      </w:r>
      <w:r>
        <w:t xml:space="preserve"> stacked autoencoder </w:t>
      </w:r>
      <w:r>
        <w:rPr>
          <w:rFonts w:hint="eastAsia"/>
        </w:rPr>
        <w:t>进行流量分类，在加密流量上取得了良好效果。Rezaei和</w:t>
      </w:r>
      <w:r>
        <w:t xml:space="preserve"> </w:t>
      </w:r>
      <w:r>
        <w:rPr>
          <w:rFonts w:hint="eastAsia"/>
        </w:rPr>
        <w:t>Liu提出的Deep</w:t>
      </w:r>
      <w:r>
        <w:t xml:space="preserve"> </w:t>
      </w:r>
      <w:r>
        <w:rPr>
          <w:rFonts w:hint="eastAsia"/>
        </w:rPr>
        <w:t>Packet采用一维残差网络（ResNet1d）架构，通过残差连接解决了深层网络的梯度消失问题，在多个数据集上取得了state-of-the-art的性能。</w:t>
      </w:r>
    </w:p>
    <w:p w14:paraId="36A85A99">
      <w:pPr>
        <w:pStyle w:val="8"/>
      </w:pPr>
      <w:r>
        <w:rPr>
          <w:rFonts w:hint="eastAsia"/>
        </w:rPr>
        <w:t>然而，现有基于深度学习的加密流量分类方法存在一个根本性假设：测试时的所有类别都在训练集中出现过。这一假设在真实网络环境中是不现实的。首先，新的应用类型层出不穷，例如社交媒体应用（如TikTok、Clubhouse）、新型加密协议（如WireGuard、QUIC）不断涌现，分类模型不可能在训练时预见到所有可能的类别。其次，不同网络环境、不同用户群体、不同时间段的应用分布存在显著差异，在一个环境上训练的模型部署到另一个环境时，可能会遇到完全陌生的流量类型。再次，攻击者和恶意软件会不断变异和升级，生成新型的恶意流量，传统的分类模型无法识别这些”零日”（Zero-day）攻击。因此，当模型遇到从未见过的类别时，会如何表现？实验结果表明，模型会以高置信度将未知样本错误地分类为某个已知类别，这在安全敏感场景（如恶意流量检测）中是不可接受的。</w:t>
      </w:r>
    </w:p>
    <w:p w14:paraId="7E4C92D8">
      <w:pPr>
        <w:pStyle w:val="8"/>
      </w:pPr>
      <w:r>
        <w:rPr>
          <w:rFonts w:hint="eastAsia"/>
        </w:rPr>
        <w:t>类别不均衡是加密流量分类面临的另一个挑战。真实网络流量中，各类应用的样本数量分布极不均衡。热门应用（如视频流、P2P下载）的流量可能是冷门应用（如电子邮件、即时通讯）的数十倍甚至上百倍。在ISCX</w:t>
      </w:r>
      <w:r>
        <w:t xml:space="preserve"> VPN-nonVPN </w:t>
      </w:r>
      <w:r>
        <w:rPr>
          <w:rFonts w:hint="eastAsia"/>
        </w:rPr>
        <w:t>2016数据集中，样本数最多的类别（类别10）有9476个样本，而样本数最少的类别（类别7）仅有65个样本，差距达146倍。这种极端的类别不均衡会对深度学习模型的训练造成严重影响。模型在优化损失函数时，会自然地关注样本数量多的多数类，以最小化整体损失，导致模型在少数类上的性能极差。本研究通过实验发现（详见第三章），在标准交叉熵损失训练下，基准模型在少数类（类别5和7）上的F1分数均为0，意味着模型完全无法识别少数类。为解决类别不均衡问题，研究者们尝试了多种方法。数据层面的方法包括过采样（Oversampling）、欠采样（Undersampling）和合成少数类过采样技术（SMOTE,</w:t>
      </w:r>
      <w:r>
        <w:t xml:space="preserve"> Synthetic Minority Over-sampling </w:t>
      </w:r>
      <w:r>
        <w:rPr>
          <w:rFonts w:hint="eastAsia"/>
        </w:rPr>
        <w:t>Technique）。然而，本研究尝试SMOTE后，模型严重过拟合，Macro-F1从0.72骤降至0.31（详见研究日志10月24日），说明SMOTE在小样本高维数据上效果不佳。算法层面的方法包括修改损失函数（如Focal</w:t>
      </w:r>
      <w:r>
        <w:t xml:space="preserve"> Loss、Class-Balanced </w:t>
      </w:r>
      <w:r>
        <w:rPr>
          <w:rFonts w:hint="eastAsia"/>
        </w:rPr>
        <w:t>Loss）和集成学习方法（如EasyEnsemble、BalanceCascade）。本研究尝试Focal</w:t>
      </w:r>
      <w:r>
        <w:t xml:space="preserve"> </w:t>
      </w:r>
      <w:r>
        <w:rPr>
          <w:rFonts w:hint="eastAsia"/>
        </w:rPr>
        <w:t>Loss后，模型性能完全崩溃，Macro-F1仅为0.09（详见研究日志10月24日），说明Focal</w:t>
      </w:r>
      <w:r>
        <w:t xml:space="preserve"> </w:t>
      </w:r>
      <w:r>
        <w:rPr>
          <w:rFonts w:hint="eastAsia"/>
        </w:rPr>
        <w:t>Loss在极度不均衡场景下可能导致优化困难。这些单一模块的优化尝试均未取得理想效果，提示我们需要从架构层面进行创新。</w:t>
      </w:r>
    </w:p>
    <w:bookmarkEnd w:id="96"/>
    <w:p w14:paraId="2ADB879F">
      <w:pPr>
        <w:pStyle w:val="4"/>
      </w:pPr>
      <w:bookmarkStart w:id="97" w:name="_Toc2070079278"/>
      <w:bookmarkStart w:id="98" w:name="_Toc1751399282"/>
      <w:bookmarkStart w:id="99" w:name="_Toc422054642"/>
      <w:bookmarkStart w:id="100" w:name="_Toc774543310"/>
      <w:bookmarkStart w:id="101" w:name="_Toc1658282101"/>
      <w:bookmarkStart w:id="102" w:name="开放集识别研究"/>
      <w:r>
        <w:t xml:space="preserve">2.1.2 </w:t>
      </w:r>
      <w:r>
        <w:rPr>
          <w:rFonts w:hint="eastAsia"/>
        </w:rPr>
        <w:t>开放集识别研究</w:t>
      </w:r>
      <w:bookmarkEnd w:id="97"/>
      <w:bookmarkEnd w:id="98"/>
      <w:bookmarkEnd w:id="99"/>
      <w:bookmarkEnd w:id="100"/>
      <w:bookmarkEnd w:id="101"/>
    </w:p>
    <w:p w14:paraId="6D3C5DAF">
      <w:r>
        <w:rPr>
          <w:rFonts w:hint="eastAsia"/>
        </w:rPr>
        <w:t>开放集识别（Open-Set</w:t>
      </w:r>
      <w:r>
        <w:t xml:space="preserve"> Recognition, </w:t>
      </w:r>
      <w:r>
        <w:rPr>
          <w:rFonts w:hint="eastAsia"/>
        </w:rPr>
        <w:t>OSR）是指模型能够识别测试时出现的未知类别样本的能力。OSR问题最早由Scheirer等人于2013年系统性地提出，其核心挑战在于：如何让模型在只知道K个类别的训练集上学习，使其在测试时遇到第K+1、K+2、…个未知类别时，能够可靠地判断”这不是我见过的类别”，而不是强制性地将其分类为某个已知类别。OSR与闭集识别（Closed-Set</w:t>
      </w:r>
      <w:r>
        <w:t xml:space="preserve"> </w:t>
      </w:r>
      <w:r>
        <w:rPr>
          <w:rFonts w:hint="eastAsia"/>
        </w:rPr>
        <w:t>Recognition）的区别在于，闭集识别假设测试集的所有类别都在训练集中出现过，而OSR明确假设测试集中会出现未知类别。OSR在许多实际应用中至关重要，例如在生物识别系统中，当系统遇到未注册用户时，应该拒绝识别而非错误地匹配到已注册用户；在网络入侵检测中，当系统遇到新型攻击时，应该发出警报而非误判为正常流量；在自动驾驶中，当系统遇到未见过的障碍物时，应该采取安全措施而非错误地识别为已知物体。</w:t>
      </w:r>
    </w:p>
    <w:p w14:paraId="7C811E8B">
      <w:pPr>
        <w:pStyle w:val="8"/>
      </w:pPr>
      <w:r>
        <w:rPr>
          <w:rFonts w:hint="eastAsia"/>
        </w:rPr>
        <w:t>OSR的评估指标主要包括两个：AUROC（Area</w:t>
      </w:r>
      <w:r>
        <w:t xml:space="preserve"> Under ROC </w:t>
      </w:r>
      <w:r>
        <w:rPr>
          <w:rFonts w:hint="eastAsia"/>
        </w:rPr>
        <w:t>Curve）和FPR@TPR95（False</w:t>
      </w:r>
      <w:r>
        <w:t xml:space="preserve"> Positive Rate at True Positive Rate </w:t>
      </w:r>
      <w:r>
        <w:rPr>
          <w:rFonts w:hint="eastAsia"/>
        </w:rPr>
        <w:t>95%）。AUROC是ROC曲线下的面积，ROC曲线描述了在不同置信度阈值下，真阳性率（TPR）和假阳性率（FPR）的权衡关系。AUROC的取值范围为[0,</w:t>
      </w:r>
      <w:r>
        <w:t xml:space="preserve"> </w:t>
      </w:r>
      <w:r>
        <w:rPr>
          <w:rFonts w:hint="eastAsia"/>
        </w:rPr>
        <w:t>1]，越接近1表示模型性能越好。然而，AUROC是一个全局指标，可能掩盖模型在某些特定阈值下的性能。FPR@TPR95是一个更实用的指标，它表示当真阳性率达到95%时（即召回率为95%），假阳性率是多少。在实际应用中，我们通常要求高召回率（例如，在恶意流量检测中，宁可误报一些正常流量，也不能漏掉恶意流量），FPR@TPR95能够反映在高召回率要求下的误报率，其值越低越好。本研究采用这两个指标综合评估OSR性能。</w:t>
      </w:r>
    </w:p>
    <w:p w14:paraId="11F042DA">
      <w:pPr>
        <w:pStyle w:val="8"/>
      </w:pPr>
      <w:r>
        <w:rPr>
          <w:rFonts w:hint="eastAsia"/>
        </w:rPr>
        <w:t>现有的OSR方法主要分为以下几类：</w:t>
      </w:r>
    </w:p>
    <w:p w14:paraId="61DC2C2E">
      <w:pPr>
        <w:pStyle w:val="8"/>
      </w:pPr>
      <w:r>
        <w:rPr>
          <w:rFonts w:hint="eastAsia"/>
        </w:rPr>
        <w:t>第一类是Softmax阈值方法。这是最简单直观的OSR基线方法。其原理是：在测试时，计算模型对输入样本的Softmax概率输出，取最大值作为置信度（confidence</w:t>
      </w:r>
      <w:r>
        <w:t xml:space="preserve"> = </w:t>
      </w:r>
      <w:r>
        <w:rPr>
          <w:rFonts w:hint="eastAsia"/>
        </w:rPr>
        <w:t>max(P_softmax)），如果置信度高于预设阈值（如0.5），则将样本分类为”已知”，预测类别为argmax(P_softmax)；如果置信度低于阈值，则将样本分类为”未知”。Softmax阈值方法的优点是简单易实现，无需修改模型架构或训练流程，只需在标准分类模型的后处理阶段增加一个置信度阈值判断即可。然而，其缺点也很明显：现代神经网络经过充分的训练后，对任何输入（包括未知样本）都会给出很高的Softmax概率，即表现出”过度自信”（Overconfidence）的特性。Hendrycks和Gimpel发现，即使对完全随机的噪声图像，现代CNN也能以高置信度将其分类为某个类别，且置信度分布与真实样本几乎无差异。因此，Softmax阈值方法在OSR任务上表现不佳。本研究通过实验验证了这一点（详见第四章4.2节），在6折交叉验证中，Softmax阈值方法的平均FPR@TPR95高达0.48，这意味着在95%召回率下，有近一半的未知流量会被错误地识别为已知，且在排除多数类（8、9、10）作为未知时，FPR@TPR95更是超过0.8，属于灾难性失败。</w:t>
      </w:r>
    </w:p>
    <w:p w14:paraId="06A16530">
      <w:pPr>
        <w:pStyle w:val="8"/>
      </w:pPr>
      <w:r>
        <w:rPr>
          <w:rFonts w:hint="eastAsia"/>
        </w:rPr>
        <w:t>第二类是OpenMax方法。OpenMax由Bendale和Boult于2015年提出，是OSR领域的一个重要里程碑。其核心思想是：Softmax层输出的概率分布不能直接反映样本的”新颖性”（Novelty），因为Softmax函数强制所有类别的概率和为1，即使对未知样本，模型也会将其概率”挤压”到已知类别上。OpenMax通过拟合Weibull分布来校准Softmax概率，使其能够为未知样本分配较高的”未知”概率。具体而言，OpenMax首先提取模型倒数第二层（Penultimate</w:t>
      </w:r>
      <w:r>
        <w:t xml:space="preserve"> </w:t>
      </w:r>
      <w:r>
        <w:rPr>
          <w:rFonts w:hint="eastAsia"/>
        </w:rPr>
        <w:t>Layer）的激活向量，计算该向量与每个类别的激活向量之间的距离（Distance），然后为每个类别拟合一个Weibull分布，用于建模该类别的激活距离分布。在测试时，根据样本的激活距离和拟合的Weibull分布，计算其属于每个类别的”修正”概率，以及属于”未知”的概率。OpenMax在多个数据集上取得了优于Softmax阈值的性能，成为OSR领域的一个强基线。然而，OpenMax也存在一些局限：首先，它需要在验证集上拟合Weibull分布，当验证集样本较少时，拟合可能不稳定；其次，Weibull分布的拟合过程较为复杂，增加了实现的难度；再次，OpenMax仍然是基于”距离”的方法，假设未知样本在特征空间中距离已知类别较远，但在高维特征空间中，距离度量可能失效。本研究提出的GEE架构通过加权损失和门控网络融合，学到了更鲁棒的特征表示和更中性的决策边界，从而在标准OSR设置下（训练集不包含未知类）实现了优异的OSR性能。</w:t>
      </w:r>
    </w:p>
    <w:p w14:paraId="1115AE50">
      <w:pPr>
        <w:pStyle w:val="8"/>
      </w:pPr>
      <w:r>
        <w:rPr>
          <w:rFonts w:hint="eastAsia"/>
        </w:rPr>
        <w:t>第三类是基于一类分类器（One-Class</w:t>
      </w:r>
      <w:r>
        <w:t xml:space="preserve"> </w:t>
      </w:r>
      <w:r>
        <w:rPr>
          <w:rFonts w:hint="eastAsia"/>
        </w:rPr>
        <w:t>Classifier）的方法。这类方法将OSR问题转化为异常检测问题，即只使用已知类样本训练模型，学习已知类的特征分布，测试时如果样本偏离该分布，则判定为未知。典型的一类分类器包括One-Class</w:t>
      </w:r>
      <w:r>
        <w:t xml:space="preserve"> SVM、Isolation </w:t>
      </w:r>
      <w:r>
        <w:rPr>
          <w:rFonts w:hint="eastAsia"/>
        </w:rPr>
        <w:t>Forest、Autoencoder等。One-Class</w:t>
      </w:r>
      <w:r>
        <w:t xml:space="preserve"> </w:t>
      </w:r>
      <w:r>
        <w:rPr>
          <w:rFonts w:hint="eastAsia"/>
        </w:rPr>
        <w:t>SVM通过寻找一个最优的超平面将已知类样本与其他样本分开，Isolation</w:t>
      </w:r>
      <w:r>
        <w:t xml:space="preserve"> </w:t>
      </w:r>
      <w:r>
        <w:rPr>
          <w:rFonts w:hint="eastAsia"/>
        </w:rPr>
        <w:t>Forest通过随机切割特征空间来隔离异常点，Autoencoder通过学习重构已知类样本，如果重构误差大则判定为未知。这类方法的优点是理论成熟，实现相对简单。然而，其缺点在于：一类分类器通常只利用了已知类的”负样本”信息（即”不是已知类”），而没有利用已知类内部的判别信息（即”是哪个已知类”）。因此，一类分类器的OSR性能往往不如利用判别信息的方法。本研究采用的GEE架构，一方面通过多个模型（基准模型和专家模型）保留了已知类的判别信息，另一方面通过加权损失学到了更鲁棒的特征表示，因此性能优于传统方法。</w:t>
      </w:r>
    </w:p>
    <w:p w14:paraId="11045EEF">
      <w:pPr>
        <w:pStyle w:val="8"/>
      </w:pPr>
      <w:r>
        <w:rPr>
          <w:rFonts w:hint="eastAsia"/>
        </w:rPr>
        <w:t>第四类是基于生成模型的方法。这类方法假设已知类样本服从某个概率分布（如高斯分布、混合高斯分布），通过拟合该分布来检测未知样本。典型方法包括高斯混合模型（GMM）、变分自编码器（VAE）、生成对抗网络（GAN）等。例如，Deep</w:t>
      </w:r>
      <w:r>
        <w:t xml:space="preserve"> </w:t>
      </w:r>
      <w:r>
        <w:rPr>
          <w:rFonts w:hint="eastAsia"/>
        </w:rPr>
        <w:t>SVDD训练一个神经网络将已知类样本映射到超球体（Hypersphere）中心，测试时如果样本映射到超球体外，则判定为未知。生成模型方法的优点是理论基础扎实，可以建模复杂的分布。然而，其缺点在于：生成模型的训练通常比判别模型更困难（存在模式崩溃、训练不稳定等问题），且在高维特征空间中拟合准确的分布极其困难（维度灾难问题）。本研究采用判别模型（ResNet）+</w:t>
      </w:r>
      <w:r>
        <w:t xml:space="preserve"> </w:t>
      </w:r>
      <w:r>
        <w:rPr>
          <w:rFonts w:hint="eastAsia"/>
        </w:rPr>
        <w:t>加权损失和门控网络融合，避免了生成模型的训练难点，同时实现了与生成模型类似的OSR能力。</w:t>
      </w:r>
    </w:p>
    <w:bookmarkEnd w:id="102"/>
    <w:p w14:paraId="4FD945A7">
      <w:pPr>
        <w:pStyle w:val="4"/>
      </w:pPr>
      <w:bookmarkStart w:id="103" w:name="_Toc439860299"/>
      <w:bookmarkStart w:id="104" w:name="_Toc209383145"/>
      <w:bookmarkStart w:id="105" w:name="_Toc333882053"/>
      <w:bookmarkStart w:id="106" w:name="_Toc1851026703"/>
      <w:bookmarkStart w:id="107" w:name="_Toc704500741"/>
      <w:bookmarkStart w:id="108" w:name="增量学习研究"/>
      <w:r>
        <w:t xml:space="preserve">2.1.3 </w:t>
      </w:r>
      <w:r>
        <w:rPr>
          <w:rFonts w:hint="eastAsia"/>
        </w:rPr>
        <w:t>增量学习研究</w:t>
      </w:r>
      <w:bookmarkEnd w:id="103"/>
      <w:bookmarkEnd w:id="104"/>
      <w:bookmarkEnd w:id="105"/>
      <w:bookmarkEnd w:id="106"/>
      <w:bookmarkEnd w:id="107"/>
    </w:p>
    <w:p w14:paraId="1F5DBB42">
      <w:r>
        <w:rPr>
          <w:rFonts w:hint="eastAsia"/>
        </w:rPr>
        <w:t>增量学习（Incremental</w:t>
      </w:r>
      <w:r>
        <w:t xml:space="preserve"> Learning, </w:t>
      </w:r>
      <w:r>
        <w:rPr>
          <w:rFonts w:hint="eastAsia"/>
        </w:rPr>
        <w:t>IL）是指模型在持续学习新类别的同时，保持对旧类别的性能，避免”灾难性遗忘”（Catastrophic</w:t>
      </w:r>
      <w:r>
        <w:t xml:space="preserve"> </w:t>
      </w:r>
      <w:r>
        <w:rPr>
          <w:rFonts w:hint="eastAsia"/>
        </w:rPr>
        <w:t>Forgetting）。灾难性遗忘是指神经网络在微调学习新任务时，会大幅降低在旧任务上的性能，这一现象最早由McCloskey和Cohen在1997年发现。在神经网络训练过程中，参数的更新是为了最小化当前任务的损失，这可能导致参数偏离了旧任务的最优值，从而在旧任务上性能下降。增量学习在实际应用中非常重要：首先，在真实场景中，数据通常是分批到达的，例如在流量分类中，可能先收集到6个类别的数据，训练模型后，又出现了第7个类别的数据，此时需要在不重新训练整个模型的前提下，学习第7个类别。其次，某些类别的样本数量稀少，可能需要在初始训练时只有少量样本，后续才能收集到更多样本，这种Few-shot场景也需要增量学习的能力。再次，从计算效率角度，每当新类别出现时都重新训练整个模型，计算成本太高，增量学习能够通过只更新部分参数来提升效率。</w:t>
      </w:r>
    </w:p>
    <w:p w14:paraId="6C942618">
      <w:pPr>
        <w:pStyle w:val="8"/>
      </w:pPr>
      <w:r>
        <w:rPr>
          <w:rFonts w:hint="eastAsia"/>
        </w:rPr>
        <w:t>增量学习的评估指标主要包括Macro-F1（宏平均F1分数）和Per-Class</w:t>
      </w:r>
      <w:r>
        <w:t xml:space="preserve"> </w:t>
      </w:r>
      <w:r>
        <w:rPr>
          <w:rFonts w:hint="eastAsia"/>
        </w:rPr>
        <w:t>F1（每个类别的F1分数）。Macro-F1是所有类别F1分数的算术平均值，不按样本数加权，因此能够公平地反映模型在少数类上的性能。Per-Class</w:t>
      </w:r>
      <w:r>
        <w:t xml:space="preserve"> </w:t>
      </w:r>
      <w:r>
        <w:rPr>
          <w:rFonts w:hint="eastAsia"/>
        </w:rPr>
        <w:t>F1则展示模型在每个具体类别上的表现，用于分析模型在哪些类别上表现好，在哪些类别上表现差。本研究主要关注Macro-F1指标，因为我们要解决的核心问题是少数类识别，Macro-F1能够直接反映模型在所有类别（包括少数类和多数类）上的平均性能。通过实验（详见第四章4.3节），基准模型的Macro-F1为0.63，GEE的Macro-F1为0.83，提升了32%，这主要得益于少数类F1从0飞跃到0.92。</w:t>
      </w:r>
    </w:p>
    <w:p w14:paraId="3E37EED2">
      <w:pPr>
        <w:pStyle w:val="8"/>
      </w:pPr>
      <w:r>
        <w:rPr>
          <w:rFonts w:hint="eastAsia"/>
        </w:rPr>
        <w:t>现有的增量学习方法主要分为以下几类：</w:t>
      </w:r>
    </w:p>
    <w:p w14:paraId="46EAA87B">
      <w:pPr>
        <w:pStyle w:val="8"/>
      </w:pPr>
      <w:r>
        <w:rPr>
          <w:rFonts w:hint="eastAsia"/>
        </w:rPr>
        <w:t>第一类是全量微调（Full</w:t>
      </w:r>
      <w:r>
        <w:t xml:space="preserve"> </w:t>
      </w:r>
      <w:r>
        <w:rPr>
          <w:rFonts w:hint="eastAsia"/>
        </w:rPr>
        <w:t>Fine-Tuning）方法。这是最传统、最直观的增量学习方法。其原理是：当新类别出现时，将新类别的数据与旧类别的数据合并，从头开始重新训练整个模型。全量微调的优点是理论上能够达到最优性能，因为模型是在所有数据上训练的，能够充分利用所有信息。此外，由于是重新训练，不存在灾难性遗忘问题。然而，其缺点也非常明显：计算成本极高，每当新类别出现时，都需要在所有数据上重新训练模型，训练时间随着类别数量线性增长；存储成本高，必须保存所有历史数据，以便重新训练；可扩展性差，随着类别数量增加，训练时间会越来越长。本研究通过实验对比了全量微调和GEE的性能（详见第四章4.3节），全量微调的Macro-F1为0.96（理论上限），但GEE的Macro-F1为0.83，虽然略低，但训练时间仅需10-15分钟（只训练门控网络），而全量微调需要2-3小时，且GEE不需要保存历史数据，只需保存基准模型和专家模型，存储成本大幅降低。</w:t>
      </w:r>
    </w:p>
    <w:p w14:paraId="3DBED346">
      <w:pPr>
        <w:pStyle w:val="8"/>
      </w:pPr>
      <w:r>
        <w:rPr>
          <w:rFonts w:hint="eastAsia"/>
        </w:rPr>
        <w:t>第二类是基于正则化的方法。这类方法通过在损失函数中增加正则化项，约束模型参数的更新，防止模型在旧任务上性能下降。典型方法包括EWC（Elastic</w:t>
      </w:r>
      <w:r>
        <w:t xml:space="preserve"> Weight </w:t>
      </w:r>
      <w:r>
        <w:rPr>
          <w:rFonts w:hint="eastAsia"/>
        </w:rPr>
        <w:t>Consolidation）、MAS（Memory</w:t>
      </w:r>
      <w:r>
        <w:t xml:space="preserve"> Aware </w:t>
      </w:r>
      <w:r>
        <w:rPr>
          <w:rFonts w:hint="eastAsia"/>
        </w:rPr>
        <w:t>Synapses）、SI（Synaptic</w:t>
      </w:r>
      <w:r>
        <w:t xml:space="preserve"> </w:t>
      </w:r>
      <w:r>
        <w:rPr>
          <w:rFonts w:hint="eastAsia"/>
        </w:rPr>
        <w:t>Intelligence）等。EWC的核心思想是：对于重要的参数（即在旧任务上梯度较大的参数），在训练新任务时，不应该大幅度更新它们。具体而言，EWC在损失函数中增加了一个正则化项，该正则化项是参数与旧任务最优值之间的距离加权，权重与参数的Fisher信息矩阵成正比（Fisher信息矩阵反映了参数对损失的影响程度）。MAS则通过计算参数对损失的梯度的一阶矩（均值）和二阶矩（方差）来评估参数重要性。正则化方法的优点是不需要保存旧数据，只需保存重要参数的信息（如Fisher矩阵、一阶矩等），存储成本相对较低。然而，其缺点在于：正则化项仍然会限制模型在新任务上的学习能力，导致新任务性能下降；正则化系数的选择较为敏感，需要通过交叉验证调优；在极度不均衡场景下（如本研究中的少数类样本数仅为多数类的1/146），正则化可能无法有效防止遗忘。本研究采用的GEE架构通过基准模型+专家模型的方式，将旧任务的知识固化在基准模型中，门控网络只需学习融合策略，避免了直接在旧任务上微调模型，从而从根本上避免了灾难性遗忘。</w:t>
      </w:r>
    </w:p>
    <w:p w14:paraId="1E1AB02B">
      <w:pPr>
        <w:pStyle w:val="8"/>
      </w:pPr>
      <w:r>
        <w:rPr>
          <w:rFonts w:hint="eastAsia"/>
        </w:rPr>
        <w:t>第三类是基于回放（Replay）的方法。这类方法在训练新任务时，通过回放部分旧任务数据来防止遗忘。典型方法包括iCaRL（incremental</w:t>
      </w:r>
      <w:r>
        <w:t xml:space="preserve"> Classifier and Representation </w:t>
      </w:r>
      <w:r>
        <w:rPr>
          <w:rFonts w:hint="eastAsia"/>
        </w:rPr>
        <w:t>Learning）、GEM（Gradient</w:t>
      </w:r>
      <w:r>
        <w:t xml:space="preserve"> Episodic </w:t>
      </w:r>
      <w:r>
        <w:rPr>
          <w:rFonts w:hint="eastAsia"/>
        </w:rPr>
        <w:t>Memory）等。iCaRL的核心思想是：在训练新类别时，维护一个固定大小的”回放缓冲区”（Exemplar</w:t>
      </w:r>
      <w:r>
        <w:t xml:space="preserve"> </w:t>
      </w:r>
      <w:r>
        <w:rPr>
          <w:rFonts w:hint="eastAsia"/>
        </w:rPr>
        <w:t>Memory），存储每个旧类别的代表性样本，训练时同时使用新类别数据和回放缓冲区中的旧类别数据，使模型既能学习新类别，又能复习旧类别。GEM则更进一步，它不仅回放旧数据，还约束新任务梯度的方向，使其不增加旧任务的损失。回放方法的优点是性能较好，因为模型在训练时确实接触到了旧数据。然而，其缺点在于：需要保存部分旧数据，增加了存储成本；回放缓冲区的管理策略（如何选择代表性样本、如何平衡新旧数据）较为复杂；在极端不均衡场景下，回放缓冲区可能需要存储大量多数类样本才能保持性能，这反而加剧了存储压力。本研究采用的GEE架构不需要保存任何历史数据，因为基准模型和专家模型的参数已经固化了旧任务的知识，门控网络只需在当前的训练数据上学习融合策略即可。</w:t>
      </w:r>
    </w:p>
    <w:p w14:paraId="09C115B8">
      <w:pPr>
        <w:pStyle w:val="8"/>
      </w:pPr>
      <w:r>
        <w:rPr>
          <w:rFonts w:hint="eastAsia"/>
        </w:rPr>
        <w:t>第四类是Few-shot学习方法。这类方法关注如何从极少量样本中学习新类别。典型方法包括Matching</w:t>
      </w:r>
      <w:r>
        <w:t xml:space="preserve"> Networks、Prototypical </w:t>
      </w:r>
      <w:r>
        <w:rPr>
          <w:rFonts w:hint="eastAsia"/>
        </w:rPr>
        <w:t>Networks、MAML（Model-Agnostic</w:t>
      </w:r>
      <w:r>
        <w:t xml:space="preserve"> </w:t>
      </w:r>
      <w:r>
        <w:rPr>
          <w:rFonts w:hint="eastAsia"/>
        </w:rPr>
        <w:t>Meta-Learning）等。Matching</w:t>
      </w:r>
      <w:r>
        <w:t xml:space="preserve"> </w:t>
      </w:r>
      <w:r>
        <w:rPr>
          <w:rFonts w:hint="eastAsia"/>
        </w:rPr>
        <w:t>Networks的思想是：在support</w:t>
      </w:r>
      <w:r>
        <w:t xml:space="preserve"> </w:t>
      </w:r>
      <w:r>
        <w:rPr>
          <w:rFonts w:hint="eastAsia"/>
        </w:rPr>
        <w:t>set（少量标注样本）中计算query</w:t>
      </w:r>
      <w:r>
        <w:t xml:space="preserve"> </w:t>
      </w:r>
      <w:r>
        <w:rPr>
          <w:rFonts w:hint="eastAsia"/>
        </w:rPr>
        <w:t>set（测试样本）与每个类别的原型（Prototype，即该类别样本的特征均值）的相似度，将query</w:t>
      </w:r>
      <w:r>
        <w:t xml:space="preserve"> </w:t>
      </w:r>
      <w:r>
        <w:rPr>
          <w:rFonts w:hint="eastAsia"/>
        </w:rPr>
        <w:t>set分类为最相似的类别。Prototypical</w:t>
      </w:r>
      <w:r>
        <w:t xml:space="preserve"> </w:t>
      </w:r>
      <w:r>
        <w:rPr>
          <w:rFonts w:hint="eastAsia"/>
        </w:rPr>
        <w:t>Networks简化了这一过程，直接使用欧氏距离度量相似度。MAML则采用元学习（Meta-Learning）策略，训练一个”好的初始化”，使得模型能够通过极少量的梯度下降就适应新任务。Few-shot学习方法的优点是能够在极少量样本（如5-shot、1-shot）上学习新类别，非常适用于本研究中的少数类场景。然而，其缺点在于：Few-shot学习通常关注”如何快速适应新类”，而不关注”保持旧类性能”，即它不解决灾难性遗忘问题；Few-shot学习通常需要特殊的训练策略（如meta-learning、episode</w:t>
      </w:r>
      <w:r>
        <w:t xml:space="preserve"> </w:t>
      </w:r>
      <w:r>
        <w:rPr>
          <w:rFonts w:hint="eastAsia"/>
        </w:rPr>
        <w:t>training），实现复杂；在极度不均衡场景下（如本研究中的1:146样本差距），Few-shot学习可能也难以取得理想效果。本研究采用的GEE架构，通过专门为少数类训练专家模型，使得模型能够在少数类上专注优化，从理论上说，这比Few-shot学习更适合极度不均衡场景，因为专家模型有足够的时间（多个epoch）来学习少数类的特征表示，而不是只看几</w:t>
      </w:r>
      <w:r>
        <w:t xml:space="preserve"> shots。</w:t>
      </w:r>
    </w:p>
    <w:bookmarkEnd w:id="108"/>
    <w:p w14:paraId="632C814A">
      <w:pPr>
        <w:pStyle w:val="4"/>
      </w:pPr>
      <w:bookmarkStart w:id="109" w:name="_Toc1093332319"/>
      <w:bookmarkStart w:id="110" w:name="_Toc1524304229"/>
      <w:bookmarkStart w:id="111" w:name="_Toc180895160"/>
      <w:bookmarkStart w:id="112" w:name="_Toc1757686879"/>
      <w:bookmarkStart w:id="113" w:name="_Toc1466608076"/>
      <w:bookmarkStart w:id="114" w:name="相关基础技术简介"/>
      <w:r>
        <w:t xml:space="preserve">2.2 </w:t>
      </w:r>
      <w:r>
        <w:rPr>
          <w:rFonts w:hint="eastAsia"/>
        </w:rPr>
        <w:t>相关基础技术简介</w:t>
      </w:r>
      <w:bookmarkEnd w:id="109"/>
      <w:bookmarkEnd w:id="110"/>
      <w:bookmarkEnd w:id="111"/>
      <w:bookmarkEnd w:id="112"/>
      <w:bookmarkEnd w:id="113"/>
    </w:p>
    <w:bookmarkEnd w:id="114"/>
    <w:p w14:paraId="1F31F5F7">
      <w:pPr>
        <w:pStyle w:val="4"/>
      </w:pPr>
      <w:bookmarkStart w:id="115" w:name="_Toc1766201701"/>
      <w:bookmarkStart w:id="116" w:name="_Toc1648751740"/>
      <w:bookmarkStart w:id="117" w:name="_Toc1615593615"/>
      <w:bookmarkStart w:id="118" w:name="_Toc658327221"/>
      <w:bookmarkStart w:id="119" w:name="_Toc464633066"/>
      <w:bookmarkStart w:id="120" w:name="深度学习分类方法"/>
      <w:r>
        <w:t xml:space="preserve">2.2.1 </w:t>
      </w:r>
      <w:r>
        <w:rPr>
          <w:rFonts w:hint="eastAsia"/>
        </w:rPr>
        <w:t>深度学习分类方法</w:t>
      </w:r>
      <w:bookmarkEnd w:id="115"/>
      <w:bookmarkEnd w:id="116"/>
      <w:bookmarkEnd w:id="117"/>
      <w:bookmarkEnd w:id="118"/>
      <w:bookmarkEnd w:id="119"/>
    </w:p>
    <w:p w14:paraId="46DFA8B9">
      <w:r>
        <w:rPr>
          <w:rFonts w:hint="eastAsia"/>
        </w:rPr>
        <w:t>卷积神经网络（Convolutional</w:t>
      </w:r>
      <w:r>
        <w:t xml:space="preserve"> Neural Network, </w:t>
      </w:r>
      <w:r>
        <w:rPr>
          <w:rFonts w:hint="eastAsia"/>
        </w:rPr>
        <w:t>CNN）是深度学习在计算机视觉领域取得突破性进展的核心技术。CNN通过卷积层（Convolution</w:t>
      </w:r>
      <w:r>
        <w:t xml:space="preserve"> </w:t>
      </w:r>
      <w:r>
        <w:rPr>
          <w:rFonts w:hint="eastAsia"/>
        </w:rPr>
        <w:t>Layer）、池化层（Pooling</w:t>
      </w:r>
      <w:r>
        <w:t xml:space="preserve"> </w:t>
      </w:r>
      <w:r>
        <w:rPr>
          <w:rFonts w:hint="eastAsia"/>
        </w:rPr>
        <w:t>Layer）和全连接层（Fully-Connected</w:t>
      </w:r>
      <w:r>
        <w:t xml:space="preserve"> </w:t>
      </w:r>
      <w:r>
        <w:rPr>
          <w:rFonts w:hint="eastAsia"/>
        </w:rPr>
        <w:t>Layer）的组合，能够自动从输入数据中提取层次化的特征表示。卷积层使用多个卷积核（Filter）在输入上滑动，执行卷积操作，提取局部特征；池化层对特征图进行下采样，降低特征维度，增强平移不变性；全连接层将提取的特征映射到类别空间，输出分类结果。CNN在图像分类、目标检测、语义分割等领域取得了巨大成功，经典的CNN架构包括LeNet、AlexNet、VGG、GoogLeNet、ResNet等。</w:t>
      </w:r>
    </w:p>
    <w:p w14:paraId="38CBFB90">
      <w:pPr>
        <w:pStyle w:val="8"/>
      </w:pPr>
      <w:r>
        <w:rPr>
          <w:rFonts w:hint="eastAsia"/>
        </w:rPr>
        <w:t>在加密流量分类领域，CNN也被广泛应用。由于流量数据可以看作是一维时间序列（包大小序列、到达时间间隔）或二维图像（将包的字节序列</w:t>
      </w:r>
      <w:r>
        <w:t xml:space="preserve"> reshaped </w:t>
      </w:r>
      <w:r>
        <w:rPr>
          <w:rFonts w:hint="eastAsia"/>
        </w:rPr>
        <w:t>为图像），研究者们尝试了各种CNN架构。例如，Wang等人提出的Deep-Packet使用一维CNN处理流量包的前784个字节，在ISCX数据集上取得了95%以上的准确率。Lotfollahi等人使用stacked</w:t>
      </w:r>
      <w:r>
        <w:t xml:space="preserve"> </w:t>
      </w:r>
      <w:r>
        <w:rPr>
          <w:rFonts w:hint="eastAsia"/>
        </w:rPr>
        <w:t>autoencoder（一种特殊的CNN）提取流量特征，也取得了良好效果。然而，传统CNN在处理深度流量时存在梯度消失问题：随着网络层数的增加，梯度在反向传播过程中逐渐衰减，导致浅层参数无法有效更新，网络难以训练。为解决这一问题，He等人于2016年提出了残差网络（ResNet），通过残差连接（Residual</w:t>
      </w:r>
      <w:r>
        <w:t xml:space="preserve"> </w:t>
      </w:r>
      <w:r>
        <w:rPr>
          <w:rFonts w:hint="eastAsia"/>
        </w:rPr>
        <w:t>Connection）使得梯度能够直接传播到浅层，从而训练超深层网络（上百层）。</w:t>
      </w:r>
    </w:p>
    <w:p w14:paraId="0F18A879">
      <w:pPr>
        <w:pStyle w:val="8"/>
      </w:pPr>
      <w:r>
        <w:rPr>
          <w:rFonts w:hint="eastAsia"/>
        </w:rPr>
        <w:t>ResNet的核心思想是：假设最优的网络是恒等映射（Identity</w:t>
      </w:r>
      <w:r>
        <w:t xml:space="preserve"> </w:t>
      </w:r>
      <w:r>
        <w:rPr>
          <w:rFonts w:hint="eastAsia"/>
        </w:rPr>
        <w:t>Mapping），那么让网络学习残差（Residual，即输出与输入之差）比直接学习目标映射更容易。具体而言，ResNet引入了”跳跃连接”（Skip</w:t>
      </w:r>
      <w:r>
        <w:t xml:space="preserve"> </w:t>
      </w:r>
      <w:r>
        <w:rPr>
          <w:rFonts w:hint="eastAsia"/>
        </w:rPr>
        <w:t>Connection），将输入直接加到卷积层的输出上，即：y</w:t>
      </w:r>
      <w:r>
        <w:t xml:space="preserve"> = F(x) + </w:t>
      </w:r>
      <w:r>
        <w:rPr>
          <w:rFonts w:hint="eastAsia"/>
        </w:rPr>
        <w:t>x，其中F(x)是需要学习的残差函数，x是输入。在反向传播时，梯度可以通过跳跃连接直接传播到浅层，避免了梯度消失。ResNet在图像分类任务上取得了巨大成功，ResNet-50在ImageNet上取得了3.57%的top-5错误率，远超之前的VGG-16（7.32%）。在流量分类领域，Rezaei和Liu提出的Deep</w:t>
      </w:r>
      <w:r>
        <w:t xml:space="preserve"> </w:t>
      </w:r>
      <w:r>
        <w:rPr>
          <w:rFonts w:hint="eastAsia"/>
        </w:rPr>
        <w:t>Packet采用ResNet1d架构，使用一维卷积处理流量包的前1500个字节，在多个数据集上取得了state-of-the-art的性能。本研究即基于Deep-Packet的ResNet1d架构，作为基准模型和专家模型的主干网络。</w:t>
      </w:r>
    </w:p>
    <w:bookmarkEnd w:id="120"/>
    <w:p w14:paraId="76B4C0C4">
      <w:pPr>
        <w:pStyle w:val="4"/>
      </w:pPr>
      <w:bookmarkStart w:id="121" w:name="_Toc2033019873"/>
      <w:bookmarkStart w:id="122" w:name="_Toc1588996939"/>
      <w:bookmarkStart w:id="123" w:name="_Toc498654637"/>
      <w:bookmarkStart w:id="124" w:name="_Toc669854003"/>
      <w:bookmarkStart w:id="125" w:name="_Toc837399770"/>
      <w:bookmarkStart w:id="126" w:name="混合专家模型"/>
      <w:r>
        <w:t xml:space="preserve">2.2.2 </w:t>
      </w:r>
      <w:r>
        <w:rPr>
          <w:rFonts w:hint="eastAsia"/>
        </w:rPr>
        <w:t>混合专家模型</w:t>
      </w:r>
      <w:bookmarkEnd w:id="121"/>
      <w:bookmarkEnd w:id="122"/>
      <w:bookmarkEnd w:id="123"/>
      <w:bookmarkEnd w:id="124"/>
      <w:bookmarkEnd w:id="125"/>
    </w:p>
    <w:p w14:paraId="0B89074F">
      <w:r>
        <w:rPr>
          <w:rFonts w:hint="eastAsia"/>
        </w:rPr>
        <w:t>混合专家模型（Mixture-of-Experts,</w:t>
      </w:r>
      <w:r>
        <w:t xml:space="preserve"> </w:t>
      </w:r>
      <w:r>
        <w:rPr>
          <w:rFonts w:hint="eastAsia"/>
        </w:rPr>
        <w:t>MoE）是一种通过组合多个专家网络来提升模型容量和性能的架构。MoE的核心思想是：不使用一个巨大的单一模型处理所有输入，而是训练多个较小的”专家”（Expert）模型，每个专家专注于处理某一类或某几类样本，然后通过一个”门控”（Gating）网络来决定在具体输入上信任哪个专家。MoE的优势在于：一方面，通过组合多个专家，模型的总容量大大增加，能够学习更复杂的函数；另一方面，由于每次前向传播只激活部分专家（稀疏激活），计算效率仍然较高。MoE最早由Jacobs等人于1991年提出，用于混合密度网络（Mixture</w:t>
      </w:r>
      <w:r>
        <w:t xml:space="preserve"> Density </w:t>
      </w:r>
      <w:r>
        <w:rPr>
          <w:rFonts w:hint="eastAsia"/>
        </w:rPr>
        <w:t>Network），后来由Shazeer等人于2017年应用于Transformer模型，提出了Switch</w:t>
      </w:r>
      <w:r>
        <w:t xml:space="preserve"> </w:t>
      </w:r>
      <w:r>
        <w:rPr>
          <w:rFonts w:hint="eastAsia"/>
        </w:rPr>
        <w:t>Transformer，在机器翻译任务上取得了显著效果。</w:t>
      </w:r>
    </w:p>
    <w:p w14:paraId="1520A48A">
      <w:pPr>
        <w:pStyle w:val="8"/>
      </w:pPr>
      <w:r>
        <w:rPr>
          <w:rFonts w:hint="eastAsia"/>
        </w:rPr>
        <w:t>MoE的核心组件包括专家网络、门控网络和训练策略。专家网络是独立的子模型，可以是神经网络、决策树、支持向量机等，每个专家负责处理输入空间的一个子区域。门控网络（也称为路由网络，Routing</w:t>
      </w:r>
      <w:r>
        <w:t xml:space="preserve"> </w:t>
      </w:r>
      <w:r>
        <w:rPr>
          <w:rFonts w:hint="eastAsia"/>
        </w:rPr>
        <w:t>Network）负责根据输入样本的特征，决定将样本分配给哪个专家，以及如何组合多个专家的输出。门控网络可以采用硬门控（Hard</w:t>
      </w:r>
      <w:r>
        <w:t xml:space="preserve"> </w:t>
      </w:r>
      <w:r>
        <w:rPr>
          <w:rFonts w:hint="eastAsia"/>
        </w:rPr>
        <w:t>Gating，只选择一个专家）或软门控（Soft</w:t>
      </w:r>
      <w:r>
        <w:t xml:space="preserve"> </w:t>
      </w:r>
      <w:r>
        <w:rPr>
          <w:rFonts w:hint="eastAsia"/>
        </w:rPr>
        <w:t>Gating，加权融合多个专家）。软门控更常见，它输出一个权重向量，表示对每个专家的信任程度，最终输出是所有专家输出的加权和。训练MoE的关键在于如何训练门控网络，使其学会合理的分配策略。一种简单的方法是联合训练（Joint</w:t>
      </w:r>
      <w:r>
        <w:t xml:space="preserve"> </w:t>
      </w:r>
      <w:r>
        <w:rPr>
          <w:rFonts w:hint="eastAsia"/>
        </w:rPr>
        <w:t>Training），即端到端地训练专家网络和门控网络，损失函数是预测损失；另一种方法是分阶段训练（Staged</w:t>
      </w:r>
      <w:r>
        <w:t xml:space="preserve"> </w:t>
      </w:r>
      <w:r>
        <w:rPr>
          <w:rFonts w:hint="eastAsia"/>
        </w:rPr>
        <w:t>Training），即先独立训练各个专家，然后训练门控网络来融合专家输出，训练时冻结专家参数。本研究采用分阶段训练策略，因为基准模型和专家模型需要在不同的数据分布上训练（基准模型在全部已知类上，专家模型在少数类上），分阶段训练更符合实际需求。</w:t>
      </w:r>
    </w:p>
    <w:p w14:paraId="36BB2F7B">
      <w:pPr>
        <w:pStyle w:val="8"/>
      </w:pPr>
      <w:r>
        <w:rPr>
          <w:rFonts w:hint="eastAsia"/>
        </w:rPr>
        <w:t>MoE在流量分类领域也有应用。例如，Aceto等人提出使用多个专家模型处理不同时间段的流量，通过门控网络融合，提升了分类性能。然而，现有的MoE在流量分类中的应用主要关注”不同类型”的专家（如不同时间段、不同协议），而非”不同类别”的专家（如多数类专家</w:t>
      </w:r>
      <w:r>
        <w:t xml:space="preserve"> vs </w:t>
      </w:r>
      <w:r>
        <w:rPr>
          <w:rFonts w:hint="eastAsia"/>
        </w:rPr>
        <w:t>少数类专家）。本研究的创新在于：我们将MoE应用于类别不均衡场景，基准模型作为”多数类专家”，专门训练的专家模型作为”少数类专家”，门控网络学习”何时信任少数类专家”，从而系统性解决少数类识别难题。</w:t>
      </w:r>
    </w:p>
    <w:p w14:paraId="21CCA86D">
      <w:pPr>
        <w:pStyle w:val="8"/>
      </w:pPr>
      <w:r>
        <w:rPr>
          <w:rFonts w:hint="eastAsia"/>
        </w:rPr>
        <w:t>MoE训练中的一个关键挑战是专家塌陷（Expert</w:t>
      </w:r>
      <w:r>
        <w:t xml:space="preserve"> </w:t>
      </w:r>
      <w:r>
        <w:rPr>
          <w:rFonts w:hint="eastAsia"/>
        </w:rPr>
        <w:t>Collapse）问题，即某些专家永远不被激活，或者所有专家都倾向于处理同一种样本。这会导致MoE退化为单一模型，失去组合的优势。专家塌陷的原因包括：门控网络在训练初期发现某个专家在多数类上表现最好，就学会”永远信任该专家”，导致其他专家无法得到有效训练，进而进一步强化了”永远信任该专家”的策略，形成正反馈循环。为解决专家塌陷，研究者们提出了多种方法，包括负载均衡损失（Load</w:t>
      </w:r>
      <w:r>
        <w:t xml:space="preserve"> Balancing </w:t>
      </w:r>
      <w:r>
        <w:rPr>
          <w:rFonts w:hint="eastAsia"/>
        </w:rPr>
        <w:t>Loss）、噪声门控（Noisy</w:t>
      </w:r>
      <w:r>
        <w:t xml:space="preserve"> </w:t>
      </w:r>
      <w:r>
        <w:rPr>
          <w:rFonts w:hint="eastAsia"/>
        </w:rPr>
        <w:t>Gating）、专家随机路由（Random</w:t>
      </w:r>
      <w:r>
        <w:t xml:space="preserve"> </w:t>
      </w:r>
      <w:r>
        <w:rPr>
          <w:rFonts w:hint="eastAsia"/>
        </w:rPr>
        <w:t>Routing）等。本研究遇到的门控网络失效问题（详见第三章3.4节）也是一种专家塌陷：门控网络学会了”永远信任基准模型”，导致少数类专家被忽略。不同的是，本研究的问题不是门控网络本身的设计缺陷，而是类别不均衡导致的梯度主导问题。通过引入加权交叉熵损失，本研究成功解决了这一问题，使得门控网络学会在少数类上信任专家，避免了专家塌陷。</w:t>
      </w:r>
    </w:p>
    <w:bookmarkEnd w:id="126"/>
    <w:p w14:paraId="3FA3A9B4">
      <w:pPr>
        <w:pStyle w:val="4"/>
      </w:pPr>
      <w:bookmarkStart w:id="127" w:name="_Toc352698094"/>
      <w:bookmarkStart w:id="128" w:name="_Toc164919681"/>
      <w:bookmarkStart w:id="129" w:name="_Toc1407293465"/>
      <w:bookmarkStart w:id="130" w:name="_Toc1126950847"/>
      <w:bookmarkStart w:id="131" w:name="_Toc1717595599"/>
      <w:bookmarkStart w:id="132" w:name="本章小结-1"/>
      <w:r>
        <w:t xml:space="preserve">2.3 </w:t>
      </w:r>
      <w:r>
        <w:rPr>
          <w:rFonts w:hint="eastAsia"/>
        </w:rPr>
        <w:t>本章小结</w:t>
      </w:r>
      <w:bookmarkEnd w:id="127"/>
      <w:bookmarkEnd w:id="128"/>
      <w:bookmarkEnd w:id="129"/>
      <w:bookmarkEnd w:id="130"/>
      <w:bookmarkEnd w:id="131"/>
    </w:p>
    <w:p w14:paraId="4C6EE984">
      <w:r>
        <w:rPr>
          <w:rFonts w:hint="eastAsia"/>
        </w:rPr>
        <w:t>本章回顾了加密流量分类、开放集识别、增量学习三个领域的相关研究，并介绍了深度学习分类方法和混合专家模型的技术基础。通过回顾发现，现有基于深度学习的加密流量分类方法存在两大核心局限：一是无法识别训练时未见过的未知类（OSR问题），二是在少数类上表现极差（IL问题）。现有的OSR方法（如Softmax阈值、OpenMax）能够部分解决OSR问题，但在极端场景下（多数类作为未知）仍会遭遇灾难性失败（FPR@TPR95&gt;0.8）。现有的IL方法（如全量微调、正则化方法、回放方法）虽然能够缓解灾难性遗忘，但存在计算成本高、存储成本大、在极度不均衡场景下效果有限等问题。单一模块的优化（如SEBlock注意力、SMOTE数据增强、Focal</w:t>
      </w:r>
      <w:r>
        <w:t xml:space="preserve"> </w:t>
      </w:r>
      <w:r>
        <w:rPr>
          <w:rFonts w:hint="eastAsia"/>
        </w:rPr>
        <w:t>Loss损失函数）在本研究中均未取得理想效果，这提示我们需要从架构层面进行创新。深度学习分类方法（CNN、ResNet）为加密流量分类提供了强大的特征提取能力，混合专家模型（MoE）为组合多个模型提供了理论基础。下一章将基于这些技术基础，详细阐述GEE架构的设计，包括基准模型与专家模型的协同、门控网络的可学习融合、加权损失的训练策略，以及这些创新点如何系统性解决OSR和IL两大问题。</w:t>
      </w:r>
    </w:p>
    <w:p w14:paraId="777BEE47">
      <w:r>
        <w:pict>
          <v:rect id="_x0000_i1032" o:spt="1" style="height:1.5pt;width:0pt;" coordsize="21600,21600" o:hr="t" o:hrstd="t" o:hralign="center">
            <v:path/>
            <v:fill focussize="0,0"/>
            <v:stroke/>
            <v:imagedata o:title=""/>
            <o:lock v:ext="edit"/>
            <w10:wrap type="none"/>
            <w10:anchorlock/>
          </v:rect>
        </w:pict>
      </w:r>
    </w:p>
    <w:bookmarkEnd w:id="84"/>
    <w:bookmarkEnd w:id="90"/>
    <w:bookmarkEnd w:id="132"/>
    <w:p w14:paraId="4759757E">
      <w:pPr>
        <w:rPr>
          <w:ins w:id="35" w:author="weisman" w:date="2026-03-01T17:54:59Z"/>
          <w:rFonts w:hint="eastAsia"/>
        </w:rPr>
        <w:pPrChange w:id="34" w:author="weisman" w:date="2026-03-01T17:54:59Z">
          <w:pPr>
            <w:pStyle w:val="2"/>
          </w:pPr>
        </w:pPrChange>
      </w:pPr>
      <w:ins w:id="36" w:author="weisman" w:date="2026-03-01T17:54:59Z">
        <w:bookmarkStart w:id="133" w:name="_Toc742000138"/>
        <w:bookmarkStart w:id="134" w:name="_Toc1551173937"/>
        <w:bookmarkStart w:id="135" w:name="_Toc2143861844"/>
        <w:bookmarkStart w:id="136" w:name="_Toc2004602636"/>
        <w:bookmarkStart w:id="137" w:name="_Toc1154049419"/>
        <w:bookmarkStart w:id="138" w:name="Xa197ab91227df0352d304173ec382e84cc2fdc6"/>
        <w:r>
          <w:rPr>
            <w:rFonts w:hint="eastAsia"/>
          </w:rPr>
          <w:br w:type="page"/>
        </w:r>
      </w:ins>
    </w:p>
    <w:p w14:paraId="06A9CC35">
      <w:pPr>
        <w:pStyle w:val="2"/>
      </w:pPr>
      <w:r>
        <w:rPr>
          <w:rFonts w:hint="eastAsia"/>
        </w:rPr>
        <w:t>第三章</w:t>
      </w:r>
      <w:r>
        <w:t xml:space="preserve"> </w:t>
      </w:r>
      <w:r>
        <w:rPr>
          <w:rFonts w:hint="eastAsia"/>
        </w:rPr>
        <w:t>GEE架构设计</w:t>
      </w:r>
      <w:r>
        <w:t xml:space="preserve"> (Chapter 3: GEE Architecture Design)</w:t>
      </w:r>
      <w:bookmarkEnd w:id="133"/>
      <w:bookmarkEnd w:id="134"/>
      <w:bookmarkEnd w:id="135"/>
      <w:bookmarkEnd w:id="136"/>
      <w:bookmarkEnd w:id="137"/>
    </w:p>
    <w:p w14:paraId="188D0EE5">
      <w:pPr>
        <w:pStyle w:val="3"/>
      </w:pPr>
      <w:bookmarkStart w:id="139" w:name="_Toc358781237"/>
      <w:bookmarkStart w:id="140" w:name="_Toc128884579"/>
      <w:bookmarkStart w:id="141" w:name="_Toc1405382742"/>
      <w:bookmarkStart w:id="142" w:name="_Toc1633049116"/>
      <w:bookmarkStart w:id="143" w:name="_Toc36285429"/>
      <w:bookmarkStart w:id="144" w:name="gee架构整体框架"/>
      <w:r>
        <w:t xml:space="preserve">3.1 </w:t>
      </w:r>
      <w:r>
        <w:rPr>
          <w:rFonts w:hint="eastAsia"/>
        </w:rPr>
        <w:t>GEE架构整体框架</w:t>
      </w:r>
      <w:bookmarkEnd w:id="139"/>
      <w:bookmarkEnd w:id="140"/>
      <w:bookmarkEnd w:id="141"/>
      <w:bookmarkEnd w:id="142"/>
      <w:bookmarkEnd w:id="143"/>
    </w:p>
    <w:p w14:paraId="18B50701">
      <w:r>
        <w:rPr>
          <w:rFonts w:hint="eastAsia"/>
        </w:rPr>
        <w:t>GEE（Gated</w:t>
      </w:r>
      <w:r>
        <w:t xml:space="preserve"> Expert </w:t>
      </w:r>
      <w:r>
        <w:rPr>
          <w:rFonts w:hint="eastAsia"/>
        </w:rPr>
        <w:t>Ensemble）架构是本研究提出的用于系统性解决开放集识别（OSR）和增量学习（IL）两大问题的统一框架。该架构由三大核心组件构成：基准模型（Baseline</w:t>
      </w:r>
      <w:r>
        <w:t xml:space="preserve"> </w:t>
      </w:r>
      <w:r>
        <w:rPr>
          <w:rFonts w:hint="eastAsia"/>
        </w:rPr>
        <w:t>Model）、少数类专家模型（Minority</w:t>
      </w:r>
      <w:r>
        <w:t xml:space="preserve"> Expert </w:t>
      </w:r>
      <w:r>
        <w:rPr>
          <w:rFonts w:hint="eastAsia"/>
        </w:rPr>
        <w:t>Model）和门控网络（Gating</w:t>
      </w:r>
      <w:r>
        <w:t xml:space="preserve"> </w:t>
      </w:r>
      <w:r>
        <w:rPr>
          <w:rFonts w:hint="eastAsia"/>
        </w:rPr>
        <w:t>Network）。</w:t>
      </w:r>
    </w:p>
    <w:p w14:paraId="1BC31A7D">
      <w:pPr>
        <w:pStyle w:val="8"/>
      </w:pPr>
      <w:r>
        <w:rPr>
          <w:rFonts w:hint="eastAsia"/>
        </w:rPr>
        <w:t>GEE的工作流程如下：首先，基准模型在全部已知类别上训练，用于处理多数类样本；其次，少数类专家模型仅在少数类样本上训练，用于处理小样本类别；然后，门控网络接收基准模型和专家模型的预测概率作为输入，输出融合后的最终预测。在训练阶段，门控网络使用加权交叉熵损失进行训练，以防止其忽略少数类专家；在测试阶段，门控网络根据样本特性动态调整对基准模型和专家模型的信任程度。</w:t>
      </w:r>
    </w:p>
    <w:p w14:paraId="27108DAB">
      <w:pPr>
        <w:pStyle w:val="8"/>
      </w:pPr>
      <w:r>
        <w:rPr>
          <w:rFonts w:hint="eastAsia"/>
        </w:rPr>
        <w:t>为何需要GEE架构？单一模型在本研究的场景下会遭遇失败。基准模型在VPN数据集上的整体准确率达到96.33%，Macro-F1仅为0.63，少数类（类别5和7）的F1均为0，这意味着基准模型完全无法识别少数类。根本原因在于，标准交叉熵损失的梯度被样本数量多的多数类（占总样本的90%以上）完全主导，模型为了最小化整体损失，自然地关注多数类，而忽略少数类。本研究尝试了多种单一模块的优化方法，包括在ResNet模型中引入SEBlock注意力机制、使用SMOTE数据增强技术、采用Focal</w:t>
      </w:r>
      <w:r>
        <w:t xml:space="preserve"> </w:t>
      </w:r>
      <w:r>
        <w:rPr>
          <w:rFonts w:hint="eastAsia"/>
        </w:rPr>
        <w:t>Loss损失函数等，但均未取得理想效果，甚至导致性能下降。这些失败尝试表明，在极度不均衡场景下（样本数差距达146倍），单一模型架构难以同时兼顾多数类和少数类，需要从架构层面进行创新。</w:t>
      </w:r>
    </w:p>
    <w:p w14:paraId="32EE9C8C">
      <w:pPr>
        <w:pStyle w:val="8"/>
      </w:pPr>
      <w:r>
        <w:rPr>
          <w:rFonts w:hint="eastAsia"/>
        </w:rPr>
        <w:t>GEE架构的核心创新在于可学习融合和加权损失。可学习融合是指门控网络通过数据驱动的方式学习融合策略，相比传统的固定加权平均（如0.85×基准+0.15×专家），门控网络能够根据样本特性动态调整融合权重，对于多数类样本倾向于信任基准模型，对于少数类样本倾向于信任专家模型。然而，初步实验发现，可学习融合面临一个关键挑战：在使用标准交叉熵损失训练门控网络时，网络学会了”永远信任基准模型”，导致Macro-F1退回到0.63，与基准模型相同。其根本原因在于，标准CE损失的梯度被多数类主导，门控网络发现”永远信任基准”是最大化整体准确率的最优策略。为解决这一问题，本研究提出了加权损失策略，通过为每个类别设置与其样本数成反比的权重（w_i</w:t>
      </w:r>
      <w:r>
        <w:t xml:space="preserve"> = n_samples / (n_classes × </w:t>
      </w:r>
      <w:r>
        <w:rPr>
          <w:rFonts w:hint="eastAsia"/>
        </w:rPr>
        <w:t>n_samples_per_class)），使得少数类的梯度贡献被放大，强制门控网络关注少数类。实验结果表明，使用加权CE后，Macro-F1从0.63提升至0.83，少数类F1从0飞跃到0.92（详见第三章3.4节），证明了加权损失的关键作用。</w:t>
      </w:r>
    </w:p>
    <w:bookmarkEnd w:id="144"/>
    <w:p w14:paraId="6A7E634B">
      <w:pPr>
        <w:pStyle w:val="3"/>
      </w:pPr>
      <w:bookmarkStart w:id="145" w:name="_Toc2049653130"/>
      <w:bookmarkStart w:id="146" w:name="_Toc1499603077"/>
      <w:bookmarkStart w:id="147" w:name="_Toc95111441"/>
      <w:bookmarkStart w:id="148" w:name="_Toc1815483952"/>
      <w:bookmarkStart w:id="149" w:name="_Toc2111333102"/>
      <w:bookmarkStart w:id="150" w:name="基准模型与专家模型设计"/>
      <w:r>
        <w:t xml:space="preserve">3.2 </w:t>
      </w:r>
      <w:r>
        <w:rPr>
          <w:rFonts w:hint="eastAsia"/>
        </w:rPr>
        <w:t>基准模型与专家模型设计</w:t>
      </w:r>
      <w:bookmarkEnd w:id="145"/>
      <w:bookmarkEnd w:id="146"/>
      <w:bookmarkEnd w:id="147"/>
      <w:bookmarkEnd w:id="148"/>
      <w:bookmarkEnd w:id="149"/>
    </w:p>
    <w:p w14:paraId="072E66CD">
      <w:r>
        <w:rPr>
          <w:rFonts w:hint="eastAsia"/>
        </w:rPr>
        <w:t>基准模型（Baseline</w:t>
      </w:r>
      <w:r>
        <w:t xml:space="preserve"> </w:t>
      </w:r>
      <w:r>
        <w:rPr>
          <w:rFonts w:hint="eastAsia"/>
        </w:rPr>
        <w:t>Model）是GEE架构的第一个核心组件，其作用是在全部已知类别上训练，用于处理多数类样本。本研究采用Deep-Packet的ResNet1d架构作为基准模型。ResNet1d的核心是残差连接（Residual</w:t>
      </w:r>
      <w:r>
        <w:t xml:space="preserve"> </w:t>
      </w:r>
      <w:r>
        <w:rPr>
          <w:rFonts w:hint="eastAsia"/>
        </w:rPr>
        <w:t>Connection），它通过将输入直接加到卷积层的输出上（y</w:t>
      </w:r>
      <w:r>
        <w:t xml:space="preserve"> = F(x) + </w:t>
      </w:r>
      <w:r>
        <w:rPr>
          <w:rFonts w:hint="eastAsia"/>
        </w:rPr>
        <w:t>x），使得梯度能够直接传播到浅层，从而训练超深层网络。本研究使用的ResNet1d包含16个BasicBlock（每个BasicBlock包含两个卷积层和一个跳跃连接），在卷积层后连接3个全连接层用于分类。模型输入是流量包的前1500个字节（如果包长度不足1500，则用零填充），输出是6个类别的Softmax概率分布（对应VPN数据集的6个流量类别：Chat、File</w:t>
      </w:r>
      <w:r>
        <w:t xml:space="preserve"> </w:t>
      </w:r>
      <w:r>
        <w:rPr>
          <w:rFonts w:hint="eastAsia"/>
        </w:rPr>
        <w:t>Transfer、Email、P2P、Streaming、VoIP）。</w:t>
      </w:r>
    </w:p>
    <w:p w14:paraId="29C53DD5">
      <w:pPr>
        <w:pStyle w:val="8"/>
      </w:pPr>
      <w:r>
        <w:rPr>
          <w:rFonts w:hint="eastAsia"/>
        </w:rPr>
        <w:t>基准模型的训练数据是全部已知类别的样本。在本研究的VPN数据集中，6个类别的样本分布极不均衡：类别6（File</w:t>
      </w:r>
      <w:r>
        <w:t xml:space="preserve"> </w:t>
      </w:r>
      <w:r>
        <w:rPr>
          <w:rFonts w:hint="eastAsia"/>
        </w:rPr>
        <w:t>Transfer）有1034个样本，类别8（P2P）有4408个样本，类别9（Streaming）有1089个样本，类别10（VoIP）有9476个样本（多数类）；而类别5（Chat）仅有215个样本，类别7（Email）仅有65个样本（少数类）。样本数差距达146倍。基准模型在这些数据上使用标准交叉熵损失训练50个epoch，学习率设置为0.001，batch</w:t>
      </w:r>
      <w:r>
        <w:t xml:space="preserve"> </w:t>
      </w:r>
      <w:r>
        <w:rPr>
          <w:rFonts w:hint="eastAsia"/>
        </w:rPr>
        <w:t>size为32，使用ReduceLROnPlateau学习率调度器（patience=5，factor=0.5）和EarlyStopping（patience=10）以防止过拟合。训练后，基准模型在测试集上的整体准确率达到96.33%，Macro-F1为0.63。详细的分类报告显示：类别5和7的F1均为0（precision=0.00,</w:t>
      </w:r>
      <w:r>
        <w:t xml:space="preserve"> </w:t>
      </w:r>
      <w:r>
        <w:rPr>
          <w:rFonts w:hint="eastAsia"/>
        </w:rPr>
        <w:t>recall=0.00），类别6、8、9、10的F1均在0.82以上。这证实了基准模型的特性：它在多数类上表现优异，但在少数类上完全失效。</w:t>
      </w:r>
    </w:p>
    <w:p w14:paraId="4D25FF99">
      <w:pPr>
        <w:pStyle w:val="8"/>
      </w:pPr>
      <w:r>
        <w:rPr>
          <w:rFonts w:hint="eastAsia"/>
        </w:rPr>
        <w:t>少数类专家模型（Minority</w:t>
      </w:r>
      <w:r>
        <w:t xml:space="preserve"> Expert </w:t>
      </w:r>
      <w:r>
        <w:rPr>
          <w:rFonts w:hint="eastAsia"/>
        </w:rPr>
        <w:t>Model）是GEE架构的第二个核心组件，其作用是专门处理少数类样本，弥补基准模型在少数类上的失效。专家模型的架构与基准模型相同，也采用ResNet1d，但有两个关键区别：第一，专家模型的输出维度仅为2（对应类别5和7），因为它只需要识别这两个少数类；第二，专家模型的训练数据只包含类别5和7的样本，不包含多数类样本。这种设计使得专家模型能够专注于优化少数类的决策边界，而不受多数类样本的干扰。</w:t>
      </w:r>
    </w:p>
    <w:p w14:paraId="5502729D">
      <w:pPr>
        <w:pStyle w:val="8"/>
      </w:pPr>
      <w:r>
        <w:rPr>
          <w:rFonts w:hint="eastAsia"/>
        </w:rPr>
        <w:t>专家模型的训练数据来源于专门构建的”少数类专家数据集”。本研究通过分析VPN数据集的traffic_label分布，确定类别5和7为少数类（样本数分别为215和65），然后使用</w:t>
      </w:r>
      <w:r>
        <w:t>create_train_test_set.py</w:t>
      </w:r>
      <w:r>
        <w:rPr>
          <w:rFonts w:hint="eastAsia"/>
        </w:rPr>
        <w:t>脚本的</w:t>
      </w:r>
      <w:r>
        <w:t>--minority-classes 5,7</w:t>
      </w:r>
      <w:r>
        <w:rPr>
          <w:rFonts w:hint="eastAsia"/>
        </w:rPr>
        <w:t>参数，从完整数据集中筛选出只包含类别5和7的样本，生成专家数据集。专家模型在这些数据上使用标准交叉熵损失训练，训练超参数与基准模型相同（学习率0.001，batch</w:t>
      </w:r>
      <w:r>
        <w:t xml:space="preserve"> size </w:t>
      </w:r>
      <w:r>
        <w:rPr>
          <w:rFonts w:hint="eastAsia"/>
        </w:rPr>
        <w:t>32，50个epoch）。训练后，专家模型在少数类测试集上表现出色：类别5的F1约为0.95，类别7的F1约为0.92。这证实了专家模型的特性：它在少数类上表现优异，但在多数类上无能为力（因为从未见过多数类样本）。</w:t>
      </w:r>
    </w:p>
    <w:p w14:paraId="48611423">
      <w:pPr>
        <w:pStyle w:val="8"/>
      </w:pPr>
      <w:r>
        <w:rPr>
          <w:rFonts w:hint="eastAsia"/>
        </w:rPr>
        <w:t>基准模型和专家模型的互补性是GEE架构成功的基础。通过分析两者的预测结果，我们发现：对于多数类样本，基准模型的预测置信度高（通常&gt;0.9），且预测准确；对于少数类样本，基准模型的预测置信度也高（本研究对错误分类的少数类样本进行分析，发现平均置信度为60.63%），但预测错误（完全无法识别）。相反地，专家模型在少数类样本上预测准确且置信度高，但在多数类样本上无能为力（输出维度仅为2，无法预测多数类）。这种互补性为GEE架构提供了理论基础：如果能够设计一个智能的融合策略，使得模型在多数类样本上信任基准模型，在少数类样本上信任专家模型，那么模型就能在多数类和少数类上都取得优异性能，从而提升Macro-F1。门控网络正是实现这一智能融合策略的核心组件（详见第三章3.3节）。</w:t>
      </w:r>
    </w:p>
    <w:bookmarkEnd w:id="150"/>
    <w:p w14:paraId="14209245">
      <w:pPr>
        <w:pStyle w:val="3"/>
      </w:pPr>
      <w:bookmarkStart w:id="151" w:name="_Toc734974383"/>
      <w:bookmarkStart w:id="152" w:name="_Toc960833947"/>
      <w:bookmarkStart w:id="153" w:name="_Toc810155519"/>
      <w:bookmarkStart w:id="154" w:name="_Toc1391124688"/>
      <w:bookmarkStart w:id="155" w:name="_Toc155662286"/>
      <w:bookmarkStart w:id="156" w:name="门控网络设计"/>
      <w:r>
        <w:t xml:space="preserve">3.3 </w:t>
      </w:r>
      <w:r>
        <w:rPr>
          <w:rFonts w:hint="eastAsia"/>
        </w:rPr>
        <w:t>门控网络设计</w:t>
      </w:r>
      <w:bookmarkEnd w:id="151"/>
      <w:bookmarkEnd w:id="152"/>
      <w:bookmarkEnd w:id="153"/>
      <w:bookmarkEnd w:id="154"/>
      <w:bookmarkEnd w:id="155"/>
    </w:p>
    <w:p w14:paraId="574D751C">
      <w:r>
        <w:rPr>
          <w:rFonts w:hint="eastAsia"/>
        </w:rPr>
        <w:t>门控网络（Gating</w:t>
      </w:r>
      <w:r>
        <w:t xml:space="preserve"> </w:t>
      </w:r>
      <w:r>
        <w:rPr>
          <w:rFonts w:hint="eastAsia"/>
        </w:rPr>
        <w:t>Network）是GEE架构的核心创新，它是一个可学习的融合策略，用于决定何时信任基准模型，何时信任专家模型。门控网络的输入是基准模型和专家模型的预测概率拼接（Concatenation），输出是融合后的类别预测。具体而言，基准模型输出6维Softmax概率向量</w:t>
      </w:r>
      <m:oMath>
        <m:sSub>
          <m:sSubPr/>
          <m:e>
            <m:r>
              <m:rPr/>
              <m:t>p</m:t>
            </m:r>
          </m:e>
          <m:sub>
            <m:r>
              <m:rPr/>
              <m:t>baseline</m:t>
            </m:r>
          </m:sub>
        </m:sSub>
        <m:r>
          <m:rPr>
            <m:sty m:val="p"/>
          </m:rPr>
          <m:t>∈</m:t>
        </m:r>
        <m:sSup>
          <m:sSupPr/>
          <m:e>
            <m:r>
              <m:rPr>
                <m:sty m:val="p"/>
                <m:scr m:val="double-struck"/>
              </m:rPr>
              <m:t>ℝ</m:t>
            </m:r>
          </m:e>
          <m:sup>
            <m:r>
              <m:rPr/>
              <m:t>6</m:t>
            </m:r>
          </m:sup>
        </m:sSup>
      </m:oMath>
      <w:r>
        <w:rPr>
          <w:rFonts w:hint="eastAsia"/>
        </w:rPr>
        <w:t>（对应6个类别），专家模型输出2维Softmax概率向量</w:t>
      </w:r>
      <m:oMath>
        <m:sSub>
          <m:sSubPr/>
          <m:e>
            <m:r>
              <m:rPr/>
              <m:t>p</m:t>
            </m:r>
          </m:e>
          <m:sub>
            <m:r>
              <m:rPr/>
              <m:t>expert</m:t>
            </m:r>
          </m:sub>
        </m:sSub>
        <m:r>
          <m:rPr>
            <m:sty m:val="p"/>
          </m:rPr>
          <m:t>∈</m:t>
        </m:r>
        <m:sSup>
          <m:sSupPr/>
          <m:e>
            <m:r>
              <m:rPr>
                <m:sty m:val="p"/>
                <m:scr m:val="double-struck"/>
              </m:rPr>
              <m:t>ℝ</m:t>
            </m:r>
          </m:e>
          <m:sup>
            <m:r>
              <m:rPr/>
              <m:t>2</m:t>
            </m:r>
          </m:sup>
        </m:sSup>
      </m:oMath>
      <w:r>
        <w:rPr>
          <w:rFonts w:hint="eastAsia"/>
        </w:rPr>
        <w:t>（对应类别5和7）。为了将专家模型的输出与基准模型对齐，本研究将</w:t>
      </w:r>
      <m:oMath>
        <m:sSub>
          <m:sSubPr/>
          <m:e>
            <m:r>
              <m:rPr/>
              <m:t>p</m:t>
            </m:r>
          </m:e>
          <m:sub>
            <m:r>
              <m:rPr/>
              <m:t>expert</m:t>
            </m:r>
          </m:sub>
        </m:sSub>
      </m:oMath>
      <w:r>
        <w:rPr>
          <w:rFonts w:hint="eastAsia"/>
        </w:rPr>
        <w:t>扩展到6维，将非专家类别的概率置0（即</w:t>
      </w:r>
      <m:oMath>
        <m:sSub>
          <m:sSubPr/>
          <m:e>
            <m:r>
              <m:rPr/>
              <m:t>p</m:t>
            </m:r>
          </m:e>
          <m:sub>
            <m:r>
              <m:rPr/>
              <m:t>expert</m:t>
            </m:r>
            <m:r>
              <m:rPr>
                <m:sty m:val="p"/>
              </m:rPr>
              <m:t>_</m:t>
            </m:r>
            <m:r>
              <m:rPr/>
              <m:t>extended</m:t>
            </m:r>
          </m:sub>
        </m:sSub>
        <m:r>
          <m:rPr>
            <m:sty m:val="p"/>
          </m:rPr>
          <m:t>=[</m:t>
        </m:r>
        <m:sSub>
          <m:sSubPr/>
          <m:e>
            <m:r>
              <m:rPr/>
              <m:t>p</m:t>
            </m:r>
          </m:e>
          <m:sub>
            <m:r>
              <m:rPr/>
              <m:t>expert</m:t>
            </m:r>
          </m:sub>
        </m:sSub>
        <m:r>
          <m:rPr>
            <m:sty m:val="p"/>
          </m:rPr>
          <m:t>,</m:t>
        </m:r>
        <m:r>
          <m:rPr/>
          <m:t>0</m:t>
        </m:r>
        <m:r>
          <m:rPr>
            <m:sty m:val="p"/>
          </m:rPr>
          <m:t>,</m:t>
        </m:r>
        <m:sSub>
          <m:sSubPr/>
          <m:e>
            <m:r>
              <m:rPr/>
              <m:t>p</m:t>
            </m:r>
          </m:e>
          <m:sub>
            <m:r>
              <m:rPr/>
              <m:t>expert</m:t>
            </m:r>
          </m:sub>
        </m:sSub>
        <m:r>
          <m:rPr>
            <m:sty m:val="p"/>
          </m:rPr>
          <m:t>,</m:t>
        </m:r>
        <m:r>
          <m:rPr/>
          <m:t>0</m:t>
        </m:r>
        <m:r>
          <m:rPr>
            <m:sty m:val="p"/>
          </m:rPr>
          <m:t>,</m:t>
        </m:r>
        <m:r>
          <m:rPr/>
          <m:t>0</m:t>
        </m:r>
        <m:r>
          <m:rPr>
            <m:sty m:val="p"/>
          </m:rPr>
          <m:t>,</m:t>
        </m:r>
        <m:r>
          <m:rPr/>
          <m:t>0</m:t>
        </m:r>
        <m:r>
          <m:rPr>
            <m:sty m:val="p"/>
          </m:rPr>
          <m:t>]</m:t>
        </m:r>
      </m:oMath>
      <w:r>
        <w:rPr>
          <w:rFonts w:hint="eastAsia"/>
        </w:rPr>
        <w:t>，假设</w:t>
      </w:r>
      <m:oMath>
        <m:sSub>
          <m:sSubPr/>
          <m:e>
            <m:r>
              <m:rPr/>
              <m:t>p</m:t>
            </m:r>
          </m:e>
          <m:sub>
            <m:r>
              <m:rPr/>
              <m:t>expert</m:t>
            </m:r>
          </m:sub>
        </m:sSub>
      </m:oMath>
      <w:r>
        <w:rPr>
          <w:rFonts w:hint="eastAsia"/>
        </w:rPr>
        <w:t>对应类别5，</w:t>
      </w:r>
      <m:oMath>
        <m:sSub>
          <m:sSubPr/>
          <m:e>
            <m:r>
              <m:rPr/>
              <m:t>p</m:t>
            </m:r>
          </m:e>
          <m:sub>
            <m:r>
              <m:rPr/>
              <m:t>expert</m:t>
            </m:r>
          </m:sub>
        </m:sSub>
      </m:oMath>
      <w:r>
        <w:rPr>
          <w:rFonts w:hint="eastAsia"/>
        </w:rPr>
        <w:t>对应类别7）。然后，将</w:t>
      </w:r>
      <m:oMath>
        <m:sSub>
          <m:sSubPr/>
          <m:e>
            <m:r>
              <m:rPr/>
              <m:t>p</m:t>
            </m:r>
          </m:e>
          <m:sub>
            <m:r>
              <m:rPr/>
              <m:t>baseline</m:t>
            </m:r>
          </m:sub>
        </m:sSub>
      </m:oMath>
      <w:r>
        <w:rPr>
          <w:rFonts w:hint="eastAsia"/>
        </w:rPr>
        <w:t>和</w:t>
      </w:r>
      <m:oMath>
        <m:sSub>
          <m:sSubPr/>
          <m:e>
            <m:r>
              <m:rPr/>
              <m:t>p</m:t>
            </m:r>
          </m:e>
          <m:sub>
            <m:r>
              <m:rPr/>
              <m:t>expert</m:t>
            </m:r>
            <m:r>
              <m:rPr>
                <m:sty m:val="p"/>
              </m:rPr>
              <m:t>_</m:t>
            </m:r>
            <m:r>
              <m:rPr/>
              <m:t>extended</m:t>
            </m:r>
          </m:sub>
        </m:sSub>
      </m:oMath>
      <w:r>
        <w:rPr>
          <w:rFonts w:hint="eastAsia"/>
        </w:rPr>
        <w:t>拼接，得到12维向量</w:t>
      </w:r>
      <m:oMath>
        <m:sSub>
          <m:sSubPr/>
          <m:e>
            <m:r>
              <m:rPr/>
              <m:t>x</m:t>
            </m:r>
          </m:e>
          <m:sub>
            <m:r>
              <m:rPr/>
              <m:t>gating</m:t>
            </m:r>
          </m:sub>
        </m:sSub>
        <m:r>
          <m:rPr>
            <m:sty m:val="p"/>
          </m:rPr>
          <m:t>=[</m:t>
        </m:r>
        <m:sSub>
          <m:sSubPr/>
          <m:e>
            <m:r>
              <m:rPr/>
              <m:t>p</m:t>
            </m:r>
          </m:e>
          <m:sub>
            <m:r>
              <m:rPr/>
              <m:t>baseline</m:t>
            </m:r>
          </m:sub>
        </m:sSub>
        <m:r>
          <m:rPr>
            <m:sty m:val="p"/>
          </m:rPr>
          <m:t>,</m:t>
        </m:r>
        <m:sSub>
          <m:sSubPr/>
          <m:e>
            <m:r>
              <m:rPr/>
              <m:t>p</m:t>
            </m:r>
          </m:e>
          <m:sub>
            <m:r>
              <m:rPr/>
              <m:t>expert</m:t>
            </m:r>
            <m:r>
              <m:rPr>
                <m:sty m:val="p"/>
              </m:rPr>
              <m:t>_</m:t>
            </m:r>
            <m:r>
              <m:rPr/>
              <m:t>extended</m:t>
            </m:r>
          </m:sub>
        </m:sSub>
        <m:r>
          <m:rPr>
            <m:sty m:val="p"/>
          </m:rPr>
          <m:t>]∈</m:t>
        </m:r>
        <m:sSup>
          <m:sSupPr/>
          <m:e>
            <m:r>
              <m:rPr>
                <m:sty m:val="p"/>
                <m:scr m:val="double-struck"/>
              </m:rPr>
              <m:t>ℝ</m:t>
            </m:r>
          </m:e>
          <m:sup>
            <m:r>
              <m:rPr/>
              <m:t>12</m:t>
            </m:r>
          </m:sup>
        </m:sSup>
      </m:oMath>
      <w:r>
        <w:rPr>
          <w:rFonts w:hint="eastAsia"/>
        </w:rPr>
        <w:t>，作为门控网络的输入。</w:t>
      </w:r>
    </w:p>
    <w:p w14:paraId="03DAEEDA">
      <w:pPr>
        <w:pStyle w:val="8"/>
      </w:pPr>
      <w:r>
        <w:rPr>
          <w:rFonts w:hint="eastAsia"/>
        </w:rPr>
        <w:t>门控网络的架构采用多层感知机（MLP）。本研究使用的门控网络包含两个隐藏层：第一隐藏层有128个神经元，第二隐藏层有64个神经元，激活函数为ReLU（Rectified</w:t>
      </w:r>
      <w:r>
        <w:t xml:space="preserve"> Linear </w:t>
      </w:r>
      <w:r>
        <w:rPr>
          <w:rFonts w:hint="eastAsia"/>
        </w:rPr>
        <w:t>Unit）。输出层有6个神经元（对应6个类别），输出logits（未归一化的对数概率），而非Softmax概率。使用logits而非Softmax的原因是，logits在数值上更稳定，且后续的交叉熵损失函数可以直接接受logits作为输入。门控网络的参数总数约为12×128</w:t>
      </w:r>
      <w:r>
        <w:t xml:space="preserve"> + 128×64 + 64×6 + 128 + 64 + 6 ≈ </w:t>
      </w:r>
      <w:r>
        <w:rPr>
          <w:rFonts w:hint="eastAsia"/>
        </w:rPr>
        <w:t>2,500个参数，相比基准模型的50万个参数，门控网络的参数量非常小，这意味着它训练很快，且不容易过拟合。</w:t>
      </w:r>
    </w:p>
    <w:p w14:paraId="3B2B7EBD">
      <w:pPr>
        <w:pStyle w:val="8"/>
      </w:pPr>
      <w:r>
        <w:rPr>
          <w:rFonts w:hint="eastAsia"/>
        </w:rPr>
        <w:t>门控网络的优势在于它是可学习的融合策略，相比传统的固定加权平均（如0.85×基准+0.15×专家），门控网络能够根据样本特性动态调整融合权重。固定加权平均的权重是人为设定的、对所有样本都相同的，无法适应样本的差异。而门控网络通过数据驱动的方式学习融合策略，对于每个输入样本，网络内部会计算出一组权重，表示对基准模型和专家模型输出的信任程度，然后进行加权融合。例如，对于类别8（多数类）的样本，门控网络可能学到”基准模型输出0.99，专家模型输出0.01”，因此将大部分权重分配给基准模型；对于类别7（少数类）的样本，门控网络可能学到”基准模型输出0.1，专家模型输出0.9”，因此将大部分权重分配给专家模型。这种自适应的融合策略理论上应该优于固定加权平均。</w:t>
      </w:r>
    </w:p>
    <w:p w14:paraId="6052E1D8">
      <w:pPr>
        <w:pStyle w:val="8"/>
      </w:pPr>
      <w:r>
        <w:rPr>
          <w:rFonts w:hint="eastAsia"/>
        </w:rPr>
        <w:t>然而，初步实验发现了一个关键问题：在使用标准交叉熵损失训练门控网络时，网络学会了”永远信任基准模型”，导致Macro-F1退回到0.63，与基准模型相同，少数类F1仍为0。其根本原因在于，标准CE损失的梯度被多数类样本完全主导。具体而言，假设训练集中有10,000个样本，其中9,000个是多数类，1,000个是少数类。对于多数类样本，基准模型的预测是准确的，专家模型的预测是错误的（因为专家模型从未见过多数类），因此损失函数会推动门控网络学习”在这些样本上，完全信任基准模型，完全忽略专家”。对于少数类样本，基准模型的预测是错误的，专家模型的预测是准确的，因此损失函数会推动门控网络学习”在这些样本上，完全信任专家，完全忽略基准”。然而，由于多数类样本的数量远多于少数类（9:1），多数类样本的梯度贡献在总梯度中占主导地位，门控网络为了最小化整体损失，学会了”在所有样本上，都信任基准模型”，因为这样做可以在9,000个多数类样本上降低损失，而这1,000个少数类样本上的损失增加不足以改变整体的优化方向。这导致门控网络退化为一个恒等映射（Identity</w:t>
      </w:r>
      <w:r>
        <w:t xml:space="preserve"> </w:t>
      </w:r>
      <w:r>
        <w:rPr>
          <w:rFonts w:hint="eastAsia"/>
        </w:rPr>
        <w:t>Mapping），即无论输入是什么，输出都等于基准模型的输出，GEE架构退化为基准模型。</w:t>
      </w:r>
    </w:p>
    <w:p w14:paraId="22C322E6">
      <w:pPr>
        <w:pStyle w:val="8"/>
      </w:pPr>
      <w:r>
        <w:rPr>
          <w:rFonts w:hint="eastAsia"/>
        </w:rPr>
        <w:t>这个失败案例揭示了GEE架构面临的核心挑战：在极度不均衡场景下，如何让门控网络学会”何时信任专家”？本研究通过引入加权交叉熵损失解决了这一问题（详见第三章3.4节）。关键洞察是：门控网络的失效不是因为门控网络架构本身的问题，而是因为训练策略（标准CE损失）的问题。如果能够平衡多数类和少数类的梯度贡献，门控网络就能学会正确的融合策略。这引出了GEE架构的第二大创新：加权损失策略。</w:t>
      </w:r>
    </w:p>
    <w:bookmarkEnd w:id="156"/>
    <w:p w14:paraId="742F0C9C">
      <w:pPr>
        <w:pStyle w:val="3"/>
      </w:pPr>
      <w:bookmarkStart w:id="157" w:name="_Toc388517537"/>
      <w:bookmarkStart w:id="158" w:name="_Toc1806605436"/>
      <w:bookmarkStart w:id="159" w:name="_Toc1237485853"/>
      <w:bookmarkStart w:id="160" w:name="_Toc978166327"/>
      <w:bookmarkStart w:id="161" w:name="_Toc580958756"/>
      <w:bookmarkStart w:id="162" w:name="加权交叉熵损失训练策略"/>
      <w:r>
        <w:t xml:space="preserve">3.4 </w:t>
      </w:r>
      <w:r>
        <w:rPr>
          <w:rFonts w:hint="eastAsia"/>
        </w:rPr>
        <w:t>加权交叉熵损失训练策略</w:t>
      </w:r>
      <w:bookmarkEnd w:id="157"/>
      <w:bookmarkEnd w:id="158"/>
      <w:bookmarkEnd w:id="159"/>
      <w:bookmarkEnd w:id="160"/>
      <w:bookmarkEnd w:id="161"/>
    </w:p>
    <w:p w14:paraId="5FA57075">
      <w:r>
        <w:rPr>
          <w:rFonts w:hint="eastAsia"/>
        </w:rPr>
        <w:t>加权交叉熵损失（Weighted</w:t>
      </w:r>
      <w:r>
        <w:t xml:space="preserve"> Cross-Entropy </w:t>
      </w:r>
      <w:r>
        <w:rPr>
          <w:rFonts w:hint="eastAsia"/>
        </w:rPr>
        <w:t>Loss）是GEE架构的关键创新，用于解决门控网络在类别极度不均衡数据上的失效问题。本节首先分析为何需要加权损失，然后给出权重计算公式和数学推导，最后通过实验验证加权损失的有效性。</w:t>
      </w:r>
    </w:p>
    <w:p w14:paraId="0A949023">
      <w:pPr>
        <w:pStyle w:val="8"/>
      </w:pPr>
      <w:r>
        <w:rPr>
          <w:rFonts w:hint="eastAsia"/>
        </w:rPr>
        <w:t>为何需要加权损失？如第三章3.3节所述，标准CE损失导致门控网络忽略专家模型，Macro-F1退回到0.63。其根本原因是类别不均衡导致的梯度主导。具体而言，标准CE损失的梯度公式为：</w:t>
      </w:r>
      <m:oMath>
        <m:f>
          <m:fPr/>
          <m:num>
            <m:r>
              <m:rPr>
                <m:sty m:val="p"/>
              </m:rPr>
              <m:t>∂</m:t>
            </m:r>
            <m:r>
              <m:rPr/>
              <m:t>L</m:t>
            </m:r>
          </m:num>
          <m:den>
            <m:r>
              <m:rPr>
                <m:sty m:val="p"/>
              </m:rPr>
              <m:t>∂</m:t>
            </m:r>
            <m:r>
              <m:rPr/>
              <m:t>θ</m:t>
            </m:r>
          </m:den>
        </m:f>
        <m:r>
          <m:rPr>
            <m:sty m:val="p"/>
          </m:rPr>
          <m:t>=−</m:t>
        </m:r>
        <m:nary>
          <m:naryPr>
            <m:chr m:val="∑"/>
            <m:limLoc m:val="undOvr"/>
            <m:supHide m:val="1"/>
          </m:naryPr>
          <m:sub>
            <m:r>
              <m:rPr/>
              <m:t>i</m:t>
            </m:r>
          </m:sub>
          <m:sup>
            <m:r>
              <m:rPr/>
              <m:t>​</m:t>
            </m:r>
          </m:sup>
          <m:e>
            <m:f>
              <m:fPr/>
              <m:num>
                <m:r>
                  <m:rPr>
                    <m:sty m:val="p"/>
                  </m:rPr>
                  <m:t>∂log(</m:t>
                </m:r>
                <m:sSub>
                  <m:sSubPr/>
                  <m:e>
                    <m:r>
                      <m:rPr/>
                      <m:t>p</m:t>
                    </m:r>
                  </m:e>
                  <m:sub>
                    <m:r>
                      <m:rPr/>
                      <m:t>i</m:t>
                    </m:r>
                  </m:sub>
                </m:sSub>
                <m:r>
                  <m:rPr>
                    <m:sty m:val="p"/>
                  </m:rPr>
                  <m:t>)</m:t>
                </m:r>
              </m:num>
              <m:den>
                <m:r>
                  <m:rPr>
                    <m:sty m:val="p"/>
                  </m:rPr>
                  <m:t>∂</m:t>
                </m:r>
                <m:r>
                  <m:rPr/>
                  <m:t>θ</m:t>
                </m:r>
              </m:den>
            </m:f>
          </m:e>
        </m:nary>
      </m:oMath>
      <w:r>
        <w:rPr>
          <w:rFonts w:hint="eastAsia"/>
        </w:rPr>
        <w:t>，其中</w:t>
      </w:r>
      <m:oMath>
        <m:r>
          <m:rPr/>
          <m:t>i</m:t>
        </m:r>
      </m:oMath>
      <w:r>
        <w:rPr>
          <w:rFonts w:hint="eastAsia"/>
        </w:rPr>
        <w:t>遍历所有样本。这意味着每个样本对梯度的贡献是相同的，与它属于哪个类别无关。因此，当多数类样本数量远多于少数类样本时（本研究中为146:1），多数类样本的梯度贡献在总梯度中占绝对主导，门控网络为了最小化整体损失，会优先优化多数类上的性能，而忽略少数类。在本研究的场景中，多数类占训练集的90%以上，因此门控网络学会了”永远信任基准模型”，因为这样可以在90%的样本上降低损失，即使这导致在10%的少数类样本上性能完全崩溃（F1=0），整体损失仍然是最小的。因此，我们需要一种机制来放大少数类样本在损失计算中的影响，使得门控网络无法忽略少数类。</w:t>
      </w:r>
    </w:p>
    <w:p w14:paraId="45E44EEA">
      <w:pPr>
        <w:pStyle w:val="8"/>
      </w:pPr>
      <w:r>
        <w:rPr>
          <w:rFonts w:hint="eastAsia"/>
        </w:rPr>
        <w:t>加权CE损失的思路是：为每个类别设置一个权重</w:t>
      </w:r>
      <m:oMath>
        <m:sSub>
          <m:sSubPr/>
          <m:e>
            <m:r>
              <m:rPr/>
              <m:t>w</m:t>
            </m:r>
          </m:e>
          <m:sub>
            <m:r>
              <m:rPr/>
              <m:t>i</m:t>
            </m:r>
          </m:sub>
        </m:sSub>
      </m:oMath>
      <w:r>
        <w:rPr>
          <w:rFonts w:hint="eastAsia"/>
        </w:rPr>
        <w:t>，权重与该类别的样本数成反比。具体而言，权重计算公式为：</w:t>
      </w:r>
      <m:oMath>
        <m:sSub>
          <m:sSubPr/>
          <m:e>
            <m:r>
              <m:rPr/>
              <m:t>w</m:t>
            </m:r>
          </m:e>
          <m:sub>
            <m:r>
              <m:rPr/>
              <m:t>i</m:t>
            </m:r>
          </m:sub>
        </m:sSub>
        <m:r>
          <m:rPr>
            <m:sty m:val="p"/>
          </m:rPr>
          <m:t>=</m:t>
        </m:r>
        <m:f>
          <m:fPr/>
          <m:num>
            <m:sSub>
              <m:sSubPr/>
              <m:e>
                <m:r>
                  <m:rPr/>
                  <m:t>n</m:t>
                </m:r>
              </m:e>
              <m:sub>
                <m:r>
                  <m:rPr/>
                  <m:t>samples</m:t>
                </m:r>
              </m:sub>
            </m:sSub>
          </m:num>
          <m:den>
            <m:sSub>
              <m:sSubPr/>
              <m:e>
                <m:r>
                  <m:rPr/>
                  <m:t>n</m:t>
                </m:r>
              </m:e>
              <m:sub>
                <m:r>
                  <m:rPr/>
                  <m:t>classes</m:t>
                </m:r>
              </m:sub>
            </m:sSub>
            <m:r>
              <m:rPr>
                <m:sty m:val="p"/>
              </m:rPr>
              <m:t>×</m:t>
            </m:r>
            <m:sSub>
              <m:sSubPr/>
              <m:e>
                <m:r>
                  <m:rPr/>
                  <m:t>n</m:t>
                </m:r>
              </m:e>
              <m:sub>
                <m:r>
                  <m:rPr/>
                  <m:t>samples</m:t>
                </m:r>
                <m:r>
                  <m:rPr>
                    <m:sty m:val="p"/>
                  </m:rPr>
                  <m:t>_</m:t>
                </m:r>
                <m:r>
                  <m:rPr/>
                  <m:t>per</m:t>
                </m:r>
                <m:r>
                  <m:rPr>
                    <m:sty m:val="p"/>
                  </m:rPr>
                  <m:t>_</m:t>
                </m:r>
                <m:r>
                  <m:rPr/>
                  <m:t>class</m:t>
                </m:r>
              </m:sub>
            </m:sSub>
          </m:den>
        </m:f>
      </m:oMath>
      <w:r>
        <w:rPr>
          <w:rFonts w:hint="eastAsia"/>
        </w:rPr>
        <w:t>，其中</w:t>
      </w:r>
      <m:oMath>
        <m:sSub>
          <m:sSubPr/>
          <m:e>
            <m:r>
              <m:rPr/>
              <m:t>n</m:t>
            </m:r>
          </m:e>
          <m:sub>
            <m:r>
              <m:rPr/>
              <m:t>samples</m:t>
            </m:r>
          </m:sub>
        </m:sSub>
      </m:oMath>
      <w:r>
        <w:rPr>
          <w:rFonts w:hint="eastAsia"/>
        </w:rPr>
        <w:t>是训练集总样本数，</w:t>
      </w:r>
      <m:oMath>
        <m:sSub>
          <m:sSubPr/>
          <m:e>
            <m:r>
              <m:rPr/>
              <m:t>n</m:t>
            </m:r>
          </m:e>
          <m:sub>
            <m:r>
              <m:rPr/>
              <m:t>classes</m:t>
            </m:r>
          </m:sub>
        </m:sSub>
      </m:oMath>
      <w:r>
        <w:rPr>
          <w:rFonts w:hint="eastAsia"/>
        </w:rPr>
        <w:t>是类别数，</w:t>
      </w:r>
      <m:oMath>
        <m:sSub>
          <m:sSubPr/>
          <m:e>
            <m:r>
              <m:rPr/>
              <m:t>n</m:t>
            </m:r>
          </m:e>
          <m:sub>
            <m:r>
              <m:rPr/>
              <m:t>samples</m:t>
            </m:r>
            <m:r>
              <m:rPr>
                <m:sty m:val="p"/>
              </m:rPr>
              <m:t>_</m:t>
            </m:r>
            <m:r>
              <m:rPr/>
              <m:t>per</m:t>
            </m:r>
            <m:r>
              <m:rPr>
                <m:sty m:val="p"/>
              </m:rPr>
              <m:t>_</m:t>
            </m:r>
            <m:r>
              <m:rPr/>
              <m:t>class</m:t>
            </m:r>
          </m:sub>
        </m:sSub>
      </m:oMath>
      <w:r>
        <w:rPr>
          <w:rFonts w:hint="eastAsia"/>
        </w:rPr>
        <w:t>是类别</w:t>
      </w:r>
      <m:oMath>
        <m:r>
          <m:rPr/>
          <m:t>i</m:t>
        </m:r>
      </m:oMath>
      <w:r>
        <w:rPr>
          <w:rFonts w:hint="eastAsia"/>
        </w:rPr>
        <w:t>的样本数。在本研究的VPN数据集中，</w:t>
      </w:r>
      <m:oMath>
        <m:sSub>
          <m:sSubPr/>
          <m:e>
            <m:r>
              <m:rPr/>
              <m:t>n</m:t>
            </m:r>
          </m:e>
          <m:sub>
            <m:r>
              <m:rPr/>
              <m:t>samples</m:t>
            </m:r>
          </m:sub>
        </m:sSub>
        <m:r>
          <m:rPr>
            <m:sty m:val="p"/>
          </m:rPr>
          <m:t>=</m:t>
        </m:r>
        <m:r>
          <m:rPr/>
          <m:t>16</m:t>
        </m:r>
        <m:r>
          <m:rPr>
            <m:sty m:val="p"/>
          </m:rPr>
          <m:t>,</m:t>
        </m:r>
        <m:r>
          <m:rPr/>
          <m:t>287</m:t>
        </m:r>
      </m:oMath>
      <w:r>
        <w:rPr>
          <w:rFonts w:hint="eastAsia"/>
        </w:rPr>
        <w:t>，</w:t>
      </w:r>
      <m:oMath>
        <m:sSub>
          <m:sSubPr/>
          <m:e>
            <m:r>
              <m:rPr/>
              <m:t>n</m:t>
            </m:r>
          </m:e>
          <m:sub>
            <m:r>
              <m:rPr/>
              <m:t>classes</m:t>
            </m:r>
          </m:sub>
        </m:sSub>
        <m:r>
          <m:rPr>
            <m:sty m:val="p"/>
          </m:rPr>
          <m:t>=</m:t>
        </m:r>
        <m:r>
          <m:rPr/>
          <m:t>6</m:t>
        </m:r>
      </m:oMath>
      <w:r>
        <w:rPr>
          <w:rFonts w:hint="eastAsia"/>
        </w:rPr>
        <w:t>，各类别的样本数分别为：类别5有215个样本，类别6有1,034个样本，类别7有65个样本，类别8有4,408个样本，类别9有1,089个样本，类别10有9,476个样本。因此，各类别的权重为：</w:t>
      </w:r>
      <m:oMath>
        <m:sSub>
          <m:sSubPr/>
          <m:e>
            <m:r>
              <m:rPr/>
              <m:t>w</m:t>
            </m:r>
          </m:e>
          <m:sub>
            <m:r>
              <m:rPr/>
              <m:t>5</m:t>
            </m:r>
          </m:sub>
        </m:sSub>
        <m:r>
          <m:rPr>
            <m:sty m:val="p"/>
          </m:rPr>
          <m:t>=</m:t>
        </m:r>
        <m:f>
          <m:fPr/>
          <m:num>
            <m:r>
              <m:rPr/>
              <m:t>16287</m:t>
            </m:r>
          </m:num>
          <m:den>
            <m:r>
              <m:rPr/>
              <m:t>6</m:t>
            </m:r>
            <m:r>
              <m:rPr>
                <m:sty m:val="p"/>
              </m:rPr>
              <m:t>×</m:t>
            </m:r>
            <m:r>
              <m:rPr/>
              <m:t>215</m:t>
            </m:r>
          </m:den>
        </m:f>
        <m:r>
          <m:rPr>
            <m:sty m:val="p"/>
          </m:rPr>
          <m:t>≈</m:t>
        </m:r>
        <m:r>
          <m:rPr/>
          <m:t>12.63</m:t>
        </m:r>
      </m:oMath>
      <w:r>
        <w:rPr>
          <w:rFonts w:hint="eastAsia"/>
        </w:rPr>
        <w:t>，</w:t>
      </w:r>
      <m:oMath>
        <m:sSub>
          <m:sSubPr/>
          <m:e>
            <m:r>
              <m:rPr/>
              <m:t>w</m:t>
            </m:r>
          </m:e>
          <m:sub>
            <m:r>
              <m:rPr/>
              <m:t>6</m:t>
            </m:r>
          </m:sub>
        </m:sSub>
        <m:r>
          <m:rPr>
            <m:sty m:val="p"/>
          </m:rPr>
          <m:t>=</m:t>
        </m:r>
        <m:f>
          <m:fPr/>
          <m:num>
            <m:r>
              <m:rPr/>
              <m:t>16287</m:t>
            </m:r>
          </m:num>
          <m:den>
            <m:r>
              <m:rPr/>
              <m:t>6</m:t>
            </m:r>
            <m:r>
              <m:rPr>
                <m:sty m:val="p"/>
              </m:rPr>
              <m:t>×</m:t>
            </m:r>
            <m:r>
              <m:rPr/>
              <m:t>1034</m:t>
            </m:r>
          </m:den>
        </m:f>
        <m:r>
          <m:rPr>
            <m:sty m:val="p"/>
          </m:rPr>
          <m:t>≈</m:t>
        </m:r>
        <m:r>
          <m:rPr/>
          <m:t>2.62</m:t>
        </m:r>
      </m:oMath>
      <w:r>
        <w:rPr>
          <w:rFonts w:hint="eastAsia"/>
        </w:rPr>
        <w:t>，</w:t>
      </w:r>
      <m:oMath>
        <m:sSub>
          <m:sSubPr/>
          <m:e>
            <m:r>
              <m:rPr/>
              <m:t>w</m:t>
            </m:r>
          </m:e>
          <m:sub>
            <m:r>
              <m:rPr/>
              <m:t>7</m:t>
            </m:r>
          </m:sub>
        </m:sSub>
        <m:r>
          <m:rPr>
            <m:sty m:val="p"/>
          </m:rPr>
          <m:t>=</m:t>
        </m:r>
        <m:f>
          <m:fPr/>
          <m:num>
            <m:r>
              <m:rPr/>
              <m:t>16287</m:t>
            </m:r>
          </m:num>
          <m:den>
            <m:r>
              <m:rPr/>
              <m:t>6</m:t>
            </m:r>
            <m:r>
              <m:rPr>
                <m:sty m:val="p"/>
              </m:rPr>
              <m:t>×</m:t>
            </m:r>
            <m:r>
              <m:rPr/>
              <m:t>65</m:t>
            </m:r>
          </m:den>
        </m:f>
        <m:r>
          <m:rPr>
            <m:sty m:val="p"/>
          </m:rPr>
          <m:t>≈</m:t>
        </m:r>
        <m:r>
          <m:rPr/>
          <m:t>41.75</m:t>
        </m:r>
      </m:oMath>
      <w:r>
        <w:rPr>
          <w:rFonts w:hint="eastAsia"/>
        </w:rPr>
        <w:t>，</w:t>
      </w:r>
      <m:oMath>
        <m:sSub>
          <m:sSubPr/>
          <m:e>
            <m:r>
              <m:rPr/>
              <m:t>w</m:t>
            </m:r>
          </m:e>
          <m:sub>
            <m:r>
              <m:rPr/>
              <m:t>8</m:t>
            </m:r>
          </m:sub>
        </m:sSub>
        <m:r>
          <m:rPr>
            <m:sty m:val="p"/>
          </m:rPr>
          <m:t>=</m:t>
        </m:r>
        <m:f>
          <m:fPr/>
          <m:num>
            <m:r>
              <m:rPr/>
              <m:t>16287</m:t>
            </m:r>
          </m:num>
          <m:den>
            <m:r>
              <m:rPr/>
              <m:t>6</m:t>
            </m:r>
            <m:r>
              <m:rPr>
                <m:sty m:val="p"/>
              </m:rPr>
              <m:t>×</m:t>
            </m:r>
            <m:r>
              <m:rPr/>
              <m:t>4408</m:t>
            </m:r>
          </m:den>
        </m:f>
        <m:r>
          <m:rPr>
            <m:sty m:val="p"/>
          </m:rPr>
          <m:t>≈</m:t>
        </m:r>
        <m:r>
          <m:rPr/>
          <m:t>0.62</m:t>
        </m:r>
      </m:oMath>
      <w:r>
        <w:rPr>
          <w:rFonts w:hint="eastAsia"/>
        </w:rPr>
        <w:t>，</w:t>
      </w:r>
      <m:oMath>
        <m:sSub>
          <m:sSubPr/>
          <m:e>
            <m:r>
              <m:rPr/>
              <m:t>w</m:t>
            </m:r>
          </m:e>
          <m:sub>
            <m:r>
              <m:rPr/>
              <m:t>9</m:t>
            </m:r>
          </m:sub>
        </m:sSub>
        <m:r>
          <m:rPr>
            <m:sty m:val="p"/>
          </m:rPr>
          <m:t>=</m:t>
        </m:r>
        <m:f>
          <m:fPr/>
          <m:num>
            <m:r>
              <m:rPr/>
              <m:t>16287</m:t>
            </m:r>
          </m:num>
          <m:den>
            <m:r>
              <m:rPr/>
              <m:t>6</m:t>
            </m:r>
            <m:r>
              <m:rPr>
                <m:sty m:val="p"/>
              </m:rPr>
              <m:t>×</m:t>
            </m:r>
            <m:r>
              <m:rPr/>
              <m:t>1089</m:t>
            </m:r>
          </m:den>
        </m:f>
        <m:r>
          <m:rPr>
            <m:sty m:val="p"/>
          </m:rPr>
          <m:t>≈</m:t>
        </m:r>
        <m:r>
          <m:rPr/>
          <m:t>2.49</m:t>
        </m:r>
      </m:oMath>
      <w:r>
        <w:rPr>
          <w:rFonts w:hint="eastAsia"/>
        </w:rPr>
        <w:t>，</w:t>
      </w:r>
      <m:oMath>
        <m:sSub>
          <m:sSubPr/>
          <m:e>
            <m:r>
              <m:rPr/>
              <m:t>w</m:t>
            </m:r>
          </m:e>
          <m:sub>
            <m:r>
              <m:rPr/>
              <m:t>10</m:t>
            </m:r>
          </m:sub>
        </m:sSub>
        <m:r>
          <m:rPr>
            <m:sty m:val="p"/>
          </m:rPr>
          <m:t>=</m:t>
        </m:r>
        <m:f>
          <m:fPr/>
          <m:num>
            <m:r>
              <m:rPr/>
              <m:t>16287</m:t>
            </m:r>
          </m:num>
          <m:den>
            <m:r>
              <m:rPr/>
              <m:t>6</m:t>
            </m:r>
            <m:r>
              <m:rPr>
                <m:sty m:val="p"/>
              </m:rPr>
              <m:t>×</m:t>
            </m:r>
            <m:r>
              <m:rPr/>
              <m:t>9476</m:t>
            </m:r>
          </m:den>
        </m:f>
        <m:r>
          <m:rPr>
            <m:sty m:val="p"/>
          </m:rPr>
          <m:t>≈</m:t>
        </m:r>
        <m:r>
          <m:rPr/>
          <m:t>0.29</m:t>
        </m:r>
      </m:oMath>
      <w:r>
        <w:rPr>
          <w:rFonts w:hint="eastAsia"/>
        </w:rPr>
        <w:t>。可以看到，少数类（类别5和7）的权重远大于多数类（类别8和10）的权重：类别7的权重是类别10的146倍（</w:t>
      </w:r>
      <m:oMath>
        <m:f>
          <m:fPr/>
          <m:num>
            <m:r>
              <m:rPr/>
              <m:t>41.75</m:t>
            </m:r>
          </m:num>
          <m:den>
            <m:r>
              <m:rPr/>
              <m:t>0.29</m:t>
            </m:r>
          </m:den>
        </m:f>
        <m:r>
          <m:rPr>
            <m:sty m:val="p"/>
          </m:rPr>
          <m:t>≈</m:t>
        </m:r>
        <m:r>
          <m:rPr/>
          <m:t>146</m:t>
        </m:r>
      </m:oMath>
      <w:r>
        <w:rPr>
          <w:rFonts w:hint="eastAsia"/>
        </w:rPr>
        <w:t>），这与样本数的比例（</w:t>
      </w:r>
      <m:oMath>
        <m:f>
          <m:fPr/>
          <m:num>
            <m:r>
              <m:rPr/>
              <m:t>9476</m:t>
            </m:r>
          </m:num>
          <m:den>
            <m:r>
              <m:rPr/>
              <m:t>65</m:t>
            </m:r>
          </m:den>
        </m:f>
        <m:r>
          <m:rPr>
            <m:sty m:val="p"/>
          </m:rPr>
          <m:t>≈</m:t>
        </m:r>
        <m:r>
          <m:rPr/>
          <m:t>146</m:t>
        </m:r>
      </m:oMath>
      <w:r>
        <w:rPr>
          <w:rFonts w:hint="eastAsia"/>
        </w:rPr>
        <w:t>）完全相反，这正是我们想要的：样本数越少，权重越大，以放大其在损失计算中的影响。</w:t>
      </w:r>
    </w:p>
    <w:p w14:paraId="4B72791A">
      <w:pPr>
        <w:pStyle w:val="8"/>
      </w:pPr>
      <w:r>
        <w:rPr>
          <w:rFonts w:hint="eastAsia"/>
        </w:rPr>
        <w:t>加权CE损失的数学公式为：</w:t>
      </w:r>
      <m:oMath>
        <m:sSub>
          <m:sSubPr/>
          <m:e>
            <m:r>
              <m:rPr/>
              <m:t>L</m:t>
            </m:r>
          </m:e>
          <m:sub>
            <m:r>
              <m:rPr/>
              <m:t>w</m:t>
            </m:r>
          </m:sub>
        </m:sSub>
        <m:r>
          <m:rPr>
            <m:sty m:val="p"/>
          </m:rPr>
          <m:t>=−</m:t>
        </m:r>
        <m:nary>
          <m:naryPr>
            <m:chr m:val="∑"/>
            <m:limLoc m:val="undOvr"/>
            <m:supHide m:val="1"/>
          </m:naryPr>
          <m:sub>
            <m:r>
              <m:rPr/>
              <m:t>i</m:t>
            </m:r>
          </m:sub>
          <m:sup>
            <m:r>
              <m:rPr/>
              <m:t>​</m:t>
            </m:r>
          </m:sup>
          <m:e>
            <m:sSub>
              <m:sSubPr/>
              <m:e>
                <m:r>
                  <m:rPr/>
                  <m:t>w</m:t>
                </m:r>
              </m:e>
              <m:sub>
                <m:r>
                  <m:rPr/>
                  <m:t>i</m:t>
                </m:r>
              </m:sub>
            </m:sSub>
          </m:e>
        </m:nary>
        <m:r>
          <m:rPr>
            <m:sty m:val="p"/>
          </m:rPr>
          <m:t>×log(</m:t>
        </m:r>
        <m:sSub>
          <m:sSubPr/>
          <m:e>
            <m:r>
              <m:rPr/>
              <m:t>p</m:t>
            </m:r>
          </m:e>
          <m:sub>
            <m:r>
              <m:rPr/>
              <m:t>i</m:t>
            </m:r>
          </m:sub>
        </m:sSub>
        <m:r>
          <m:rPr>
            <m:sty m:val="p"/>
          </m:rPr>
          <m:t>)</m:t>
        </m:r>
      </m:oMath>
      <w:r>
        <w:rPr>
          <w:rFonts w:hint="eastAsia"/>
        </w:rPr>
        <w:t>，其中</w:t>
      </w:r>
      <m:oMath>
        <m:sSub>
          <m:sSubPr/>
          <m:e>
            <m:r>
              <m:rPr/>
              <m:t>w</m:t>
            </m:r>
          </m:e>
          <m:sub>
            <m:r>
              <m:rPr/>
              <m:t>i</m:t>
            </m:r>
          </m:sub>
        </m:sSub>
      </m:oMath>
      <w:r>
        <w:rPr>
          <w:rFonts w:hint="eastAsia"/>
        </w:rPr>
        <w:t>是类别</w:t>
      </w:r>
      <m:oMath>
        <m:r>
          <m:rPr/>
          <m:t>i</m:t>
        </m:r>
      </m:oMath>
      <w:r>
        <w:rPr>
          <w:rFonts w:hint="eastAsia"/>
        </w:rPr>
        <w:t>的权重，</w:t>
      </w:r>
      <m:oMath>
        <m:sSub>
          <m:sSubPr/>
          <m:e>
            <m:r>
              <m:rPr/>
              <m:t>p</m:t>
            </m:r>
          </m:e>
          <m:sub>
            <m:r>
              <m:rPr/>
              <m:t>i</m:t>
            </m:r>
          </m:sub>
        </m:sSub>
      </m:oMath>
      <w:r>
        <w:rPr>
          <w:rFonts w:hint="eastAsia"/>
        </w:rPr>
        <w:t>是模型预测的Softmax概率。在梯度层面，加权CE的梯度为：</w:t>
      </w:r>
      <m:oMath>
        <m:f>
          <m:fPr/>
          <m:num>
            <m:r>
              <m:rPr>
                <m:sty m:val="p"/>
              </m:rPr>
              <m:t>∂</m:t>
            </m:r>
            <m:sSub>
              <m:sSubPr/>
              <m:e>
                <m:r>
                  <m:rPr/>
                  <m:t>L</m:t>
                </m:r>
              </m:e>
              <m:sub>
                <m:r>
                  <m:rPr/>
                  <m:t>w</m:t>
                </m:r>
              </m:sub>
            </m:sSub>
          </m:num>
          <m:den>
            <m:r>
              <m:rPr>
                <m:sty m:val="p"/>
              </m:rPr>
              <m:t>∂</m:t>
            </m:r>
            <m:r>
              <m:rPr/>
              <m:t>θ</m:t>
            </m:r>
          </m:den>
        </m:f>
        <m:r>
          <m:rPr>
            <m:sty m:val="p"/>
          </m:rPr>
          <m:t>=−</m:t>
        </m:r>
        <m:nary>
          <m:naryPr>
            <m:chr m:val="∑"/>
            <m:limLoc m:val="undOvr"/>
            <m:supHide m:val="1"/>
          </m:naryPr>
          <m:sub>
            <m:r>
              <m:rPr/>
              <m:t>i</m:t>
            </m:r>
          </m:sub>
          <m:sup>
            <m:r>
              <m:rPr/>
              <m:t>​</m:t>
            </m:r>
          </m:sup>
          <m:e>
            <m:sSub>
              <m:sSubPr/>
              <m:e>
                <m:r>
                  <m:rPr/>
                  <m:t>w</m:t>
                </m:r>
              </m:e>
              <m:sub>
                <m:r>
                  <m:rPr/>
                  <m:t>i</m:t>
                </m:r>
              </m:sub>
            </m:sSub>
          </m:e>
        </m:nary>
        <m:r>
          <m:rPr>
            <m:sty m:val="p"/>
          </m:rPr>
          <m:t>×</m:t>
        </m:r>
        <m:f>
          <m:fPr/>
          <m:num>
            <m:r>
              <m:rPr>
                <m:sty m:val="p"/>
              </m:rPr>
              <m:t>∂log(</m:t>
            </m:r>
            <m:sSub>
              <m:sSubPr/>
              <m:e>
                <m:r>
                  <m:rPr/>
                  <m:t>p</m:t>
                </m:r>
              </m:e>
              <m:sub>
                <m:r>
                  <m:rPr/>
                  <m:t>i</m:t>
                </m:r>
              </m:sub>
            </m:sSub>
            <m:r>
              <m:rPr>
                <m:sty m:val="p"/>
              </m:rPr>
              <m:t>)</m:t>
            </m:r>
          </m:num>
          <m:den>
            <m:r>
              <m:rPr>
                <m:sty m:val="p"/>
              </m:rPr>
              <m:t>∂</m:t>
            </m:r>
            <m:r>
              <m:rPr/>
              <m:t>θ</m:t>
            </m:r>
          </m:den>
        </m:f>
      </m:oMath>
      <w:r>
        <w:rPr>
          <w:rFonts w:hint="eastAsia"/>
        </w:rPr>
        <w:t>。这意味着，对于少数类样本，其梯度贡献被放大了</w:t>
      </w:r>
      <m:oMath>
        <m:sSub>
          <m:sSubPr/>
          <m:e>
            <m:r>
              <m:rPr/>
              <m:t>w</m:t>
            </m:r>
          </m:e>
          <m:sub>
            <m:r>
              <m:rPr/>
              <m:t>i</m:t>
            </m:r>
          </m:sub>
        </m:sSub>
      </m:oMath>
      <w:r>
        <w:rPr>
          <w:rFonts w:hint="eastAsia"/>
        </w:rPr>
        <w:t>倍。例如，对于一个类别7的样本，其梯度贡献是类别10样本的</w:t>
      </w:r>
      <m:oMath>
        <m:f>
          <m:fPr/>
          <m:num>
            <m:r>
              <m:rPr/>
              <m:t>41.75</m:t>
            </m:r>
          </m:num>
          <m:den>
            <m:r>
              <m:rPr/>
              <m:t>0.29</m:t>
            </m:r>
          </m:den>
        </m:f>
        <m:r>
          <m:rPr>
            <m:sty m:val="p"/>
          </m:rPr>
          <m:t>≈</m:t>
        </m:r>
        <m:r>
          <m:rPr/>
          <m:t>146</m:t>
        </m:r>
      </m:oMath>
      <w:r>
        <w:rPr>
          <w:rFonts w:hint="eastAsia"/>
        </w:rPr>
        <w:t>倍。这种梯度的平衡使得门控网络在优化损失时，无法只关注多数类，必须同时考虑少数类，因为少数类的梯度贡献已经与多数类相当。因此，门控网络被强制学习”在少数类样本上，也要信任专家模型”，否则在这些高权重的样本上，损失会很大。</w:t>
      </w:r>
    </w:p>
    <w:p w14:paraId="49B9E0BE">
      <w:pPr>
        <w:pStyle w:val="8"/>
      </w:pPr>
      <w:r>
        <w:rPr>
          <w:rFonts w:hint="eastAsia"/>
        </w:rPr>
        <w:t>加权损失如何影响门控网络的训练过程？本研究通过对比实验验证了加权损失的效果。实验设置了四种配置：Config</w:t>
      </w:r>
      <w:r>
        <w:t xml:space="preserve"> </w:t>
      </w:r>
      <w:r>
        <w:rPr>
          <w:rFonts w:hint="eastAsia"/>
        </w:rPr>
        <w:t>1（Baseline，单模型，Macro-F1=0.63）、Config</w:t>
      </w:r>
      <w:r>
        <w:t xml:space="preserve"> </w:t>
      </w:r>
      <w:r>
        <w:rPr>
          <w:rFonts w:hint="eastAsia"/>
        </w:rPr>
        <w:t>2（Simple</w:t>
      </w:r>
      <w:r>
        <w:t xml:space="preserve"> </w:t>
      </w:r>
      <w:r>
        <w:rPr>
          <w:rFonts w:hint="eastAsia"/>
        </w:rPr>
        <w:t>Weighted，固定加权平均0.85/0.15，Macro-F1=0.67）、Config</w:t>
      </w:r>
      <w:r>
        <w:t xml:space="preserve"> </w:t>
      </w:r>
      <w:r>
        <w:rPr>
          <w:rFonts w:hint="eastAsia"/>
        </w:rPr>
        <w:t>3（Gating</w:t>
      </w:r>
      <w:r>
        <w:t xml:space="preserve"> Standard </w:t>
      </w:r>
      <w:r>
        <w:rPr>
          <w:rFonts w:hint="eastAsia"/>
        </w:rPr>
        <w:t>CE，门控网络+标准CE，Macro-F1≈0.63）、Config</w:t>
      </w:r>
      <w:r>
        <w:t xml:space="preserve"> </w:t>
      </w:r>
      <w:r>
        <w:rPr>
          <w:rFonts w:hint="eastAsia"/>
        </w:rPr>
        <w:t>4（GEE，门控网络+加权CE，Macro-F1=0.83）。从Config</w:t>
      </w:r>
      <w:r>
        <w:t xml:space="preserve"> </w:t>
      </w:r>
      <w:r>
        <w:rPr>
          <w:rFonts w:hint="eastAsia"/>
        </w:rPr>
        <w:t>1到Config</w:t>
      </w:r>
      <w:r>
        <w:t xml:space="preserve"> </w:t>
      </w:r>
      <w:r>
        <w:rPr>
          <w:rFonts w:hint="eastAsia"/>
        </w:rPr>
        <w:t>2，Macro-F1提升了0.04（从0.63到0.67），说明固定加权平均有一定作用，但提升有限。从Config</w:t>
      </w:r>
      <w:r>
        <w:t xml:space="preserve"> </w:t>
      </w:r>
      <w:r>
        <w:rPr>
          <w:rFonts w:hint="eastAsia"/>
        </w:rPr>
        <w:t>2到Config</w:t>
      </w:r>
      <w:r>
        <w:t xml:space="preserve"> </w:t>
      </w:r>
      <w:r>
        <w:rPr>
          <w:rFonts w:hint="eastAsia"/>
        </w:rPr>
        <w:t>3，Macro-F1退回到0.63，说明可学习的门控网络在标准CE下失效，退化为基准模型。从Config</w:t>
      </w:r>
      <w:r>
        <w:t xml:space="preserve"> </w:t>
      </w:r>
      <w:r>
        <w:rPr>
          <w:rFonts w:hint="eastAsia"/>
        </w:rPr>
        <w:t>3到Config</w:t>
      </w:r>
      <w:r>
        <w:t xml:space="preserve"> </w:t>
      </w:r>
      <w:r>
        <w:rPr>
          <w:rFonts w:hint="eastAsia"/>
        </w:rPr>
        <w:t>4，Macro-F1大幅提升0.20（从0.63到0.83），且少数类F1从0飞跃到0.92（类别7），这证明了加权损失的关键作用。更重要的是，这一提升不是微小的，而是质的飞跃：Macro-F1从0.63（少数类完全失败）到0.83（少数类有效识别），这意味着GEE架构真正实现了增量学习的目标。</w:t>
      </w:r>
    </w:p>
    <w:p w14:paraId="47EA270F">
      <w:pPr>
        <w:pStyle w:val="8"/>
      </w:pPr>
      <w:r>
        <w:rPr>
          <w:rFonts w:hint="eastAsia"/>
        </w:rPr>
        <w:t>训练轨迹对比也揭示了加权损失的作用机制（详见第五章5.3节）。标准CE训练的门控网络收敛很快（约10个epoch），但收敛到Macro-F1≈0.63（门控网络忽略专家）；加权CE训练的门控网络收敛较慢（约20个epoch），但收敛到Macro-F1=0.83（门控网络学会信任专家）。这种收敛速度的差异直观地反映了优化难度的不同：标准CE的问题是”容易但错误”的优化方向——永远信任基准可以快速降低整体损失，但无法识别少数类；加权CE的问题是”困难但正确”的优化方向——必须学会平衡多数类和少数类，这需要更长时间的探索，但最终能达到更好的性能。</w:t>
      </w:r>
    </w:p>
    <w:bookmarkEnd w:id="162"/>
    <w:p w14:paraId="130A3993">
      <w:pPr>
        <w:pStyle w:val="3"/>
      </w:pPr>
      <w:bookmarkStart w:id="163" w:name="_Toc1463957479"/>
      <w:bookmarkStart w:id="164" w:name="_Toc346277919"/>
      <w:bookmarkStart w:id="165" w:name="_Toc45610176"/>
      <w:bookmarkStart w:id="166" w:name="_Toc1054140104"/>
      <w:bookmarkStart w:id="167" w:name="_Toc1713152830"/>
      <w:bookmarkStart w:id="168" w:name="gee架构对开放集识别性能的影响机制"/>
      <w:r>
        <w:t xml:space="preserve">3.5 </w:t>
      </w:r>
      <w:r>
        <w:rPr>
          <w:rFonts w:hint="eastAsia"/>
        </w:rPr>
        <w:t>GEE架构对开放集识别性能的影响机制</w:t>
      </w:r>
      <w:bookmarkEnd w:id="163"/>
      <w:bookmarkEnd w:id="164"/>
      <w:bookmarkEnd w:id="165"/>
      <w:bookmarkEnd w:id="166"/>
      <w:bookmarkEnd w:id="167"/>
    </w:p>
    <w:p w14:paraId="0D051DE0">
      <w:r>
        <w:rPr>
          <w:rFonts w:hint="eastAsia"/>
        </w:rPr>
        <w:t>前文（3.2-3.4节）详细阐述了GEE架构如何通过加权损失和门控网络融合解决增量学习问题，即类别极度不均衡下的少数类识别。本节将分析GEE架构对开放集识别（OSR）性能的影响。值得注意的是，GEE架构在训练时并未接触过未知类样本（门控网络只在已知类数据上训练），但在标准OSR设置下（训练集不包含未知类），GEE的FPR@TPR95达到0.03，显著优于Baseline的0.47（平均值）。本节将从数学原理上解释：为何GEE架构能够天然地提升OSR性能？</w:t>
      </w:r>
    </w:p>
    <w:p w14:paraId="1EFC1250">
      <w:pPr>
        <w:pStyle w:val="4"/>
      </w:pPr>
      <w:bookmarkStart w:id="169" w:name="_Toc1013205874"/>
      <w:bookmarkStart w:id="170" w:name="_Toc212301263"/>
      <w:bookmarkStart w:id="171" w:name="_Toc2066049700"/>
      <w:bookmarkStart w:id="172" w:name="_Toc192640178"/>
      <w:bookmarkStart w:id="173" w:name="_Toc1646358481"/>
      <w:bookmarkStart w:id="174" w:name="问题陈述为何gee能提升osr性能"/>
      <w:r>
        <w:t xml:space="preserve">3.5.1 </w:t>
      </w:r>
      <w:r>
        <w:rPr>
          <w:rFonts w:hint="eastAsia"/>
        </w:rPr>
        <w:t>问题陈述：为何GEE能提升OSR性能？</w:t>
      </w:r>
      <w:bookmarkEnd w:id="169"/>
      <w:bookmarkEnd w:id="170"/>
      <w:bookmarkEnd w:id="171"/>
      <w:bookmarkEnd w:id="172"/>
      <w:bookmarkEnd w:id="173"/>
    </w:p>
    <w:p w14:paraId="7936C166">
      <w:r>
        <w:rPr>
          <w:rFonts w:hint="eastAsia"/>
          <w:b/>
          <w:bCs/>
        </w:rPr>
        <w:t>实验观察</w:t>
      </w:r>
      <w:r>
        <w:rPr>
          <w:rFonts w:hint="eastAsia"/>
        </w:rPr>
        <w:t>：</w:t>
      </w:r>
    </w:p>
    <w:p w14:paraId="39B3EC2D">
      <w:pPr>
        <w:pStyle w:val="8"/>
      </w:pPr>
      <w:r>
        <w:rPr>
          <w:rFonts w:hint="eastAsia"/>
        </w:rPr>
        <w:t>本研究通过6折交叉验证实验（详见第四章4.2节）发现，在标准OSR设置下——即训练集不包含未知类，测试集包含已知类和未知类——GEE架构的FPR@TPR95表现显著优于Baseline模型。具体而言：</w:t>
      </w:r>
    </w:p>
    <w:p w14:paraId="75FB680A">
      <w:pPr>
        <w:numPr>
          <w:ilvl w:val="0"/>
          <w:numId w:val="1"/>
        </w:numPr>
      </w:pPr>
      <w:r>
        <w:rPr>
          <w:rFonts w:hint="eastAsia"/>
        </w:rPr>
        <w:t>Baseline模型：平均FPR@TPR95</w:t>
      </w:r>
      <w:r>
        <w:t xml:space="preserve"> = </w:t>
      </w:r>
      <w:r>
        <w:rPr>
          <w:rFonts w:hint="eastAsia"/>
        </w:rPr>
        <w:t>0.47，在排除多数类（8、9、10）作为未知时，FPR@TPR95</w:t>
      </w:r>
      <w:r>
        <w:t xml:space="preserve"> &gt; 0.8</w:t>
      </w:r>
    </w:p>
    <w:p w14:paraId="7B826D10">
      <w:pPr>
        <w:numPr>
          <w:ilvl w:val="0"/>
          <w:numId w:val="1"/>
        </w:numPr>
      </w:pPr>
      <w:r>
        <w:rPr>
          <w:rFonts w:hint="eastAsia"/>
        </w:rPr>
        <w:t>GEE架构：平均FPR@TPR95</w:t>
      </w:r>
      <w:r>
        <w:t xml:space="preserve"> = </w:t>
      </w:r>
      <w:r>
        <w:rPr>
          <w:rFonts w:hint="eastAsia"/>
        </w:rPr>
        <w:t>0.07，在排除多数类（8、9、10）作为未知时，FPR@TPR95</w:t>
      </w:r>
      <w:r>
        <w:t xml:space="preserve"> &lt; 0.03</w:t>
      </w:r>
    </w:p>
    <w:p w14:paraId="7E3AEDE4">
      <w:r>
        <w:rPr>
          <w:rFonts w:hint="eastAsia"/>
          <w:b/>
          <w:bCs/>
        </w:rPr>
        <w:t>关键问题</w:t>
      </w:r>
      <w:r>
        <w:rPr>
          <w:rFonts w:hint="eastAsia"/>
        </w:rPr>
        <w:t>：GEE在训练时也没见过未知类，为何OSR性能更好？</w:t>
      </w:r>
    </w:p>
    <w:p w14:paraId="42F5F636">
      <w:pPr>
        <w:pStyle w:val="8"/>
      </w:pPr>
      <w:r>
        <w:rPr>
          <w:rFonts w:hint="eastAsia"/>
        </w:rPr>
        <w:t>如果GEE的OSR优势来自于”在训练时见过未知类”，那么Baseline应该可以通过同样的训练方式获得提升。但事实是，两者都在相同的数据集（不包含未知类）上训练，性能却差异巨大。这表明，GEE的OSR优势并非来源于”见过未知”，而是来源于GEE架构本身的特性：加权损失和门控网络融合使得模型学到更鲁棒的特征表示，从而在面对未知类样本时，能够给出更可靠的置信度估计。</w:t>
      </w:r>
    </w:p>
    <w:p w14:paraId="745E25D4">
      <w:pPr>
        <w:pStyle w:val="8"/>
      </w:pPr>
      <w:r>
        <w:rPr>
          <w:rFonts w:hint="eastAsia"/>
          <w:b/>
          <w:bCs/>
        </w:rPr>
        <w:t>理论假设</w:t>
      </w:r>
      <w:r>
        <w:rPr>
          <w:rFonts w:hint="eastAsia"/>
        </w:rPr>
        <w:t>：</w:t>
      </w:r>
    </w:p>
    <w:p w14:paraId="3AB532E8">
      <w:pPr>
        <w:pStyle w:val="8"/>
      </w:pPr>
      <w:r>
        <w:rPr>
          <w:rFonts w:hint="eastAsia"/>
        </w:rPr>
        <w:t>GEE架构通过加权交叉熵损失训练，学到了更加”中性”的决策边界，使得：</w:t>
      </w:r>
      <w:r>
        <w:t xml:space="preserve"> 1. </w:t>
      </w:r>
      <w:r>
        <w:rPr>
          <w:rFonts w:hint="eastAsia"/>
        </w:rPr>
        <w:t>对已知类样本：Softmax概率分布更加尖锐（高置信度）</w:t>
      </w:r>
      <w:r>
        <w:t xml:space="preserve"> 2. </w:t>
      </w:r>
      <w:r>
        <w:rPr>
          <w:rFonts w:hint="eastAsia"/>
        </w:rPr>
        <w:t>对未知类样本：Softmax概率分布更加平坦（低置信度）</w:t>
      </w:r>
    </w:p>
    <w:p w14:paraId="362B9F5A">
      <w:pPr>
        <w:pStyle w:val="8"/>
      </w:pPr>
      <w:r>
        <w:rPr>
          <w:rFonts w:hint="eastAsia"/>
        </w:rPr>
        <w:t>这种”极化的置信度分布”使得基于Softmax置信度的OSR方法更加有效：已知类样本的高置信度容易通过阈值检验，而未知类样本的低置信度被正确拒绝。</w:t>
      </w:r>
    </w:p>
    <w:bookmarkEnd w:id="174"/>
    <w:p w14:paraId="704DB071">
      <w:pPr>
        <w:pStyle w:val="4"/>
      </w:pPr>
      <w:bookmarkStart w:id="175" w:name="_Toc1553287255"/>
      <w:bookmarkStart w:id="176" w:name="_Toc1176989574"/>
      <w:bookmarkStart w:id="177" w:name="_Toc1434219557"/>
      <w:bookmarkStart w:id="178" w:name="_Toc1445615617"/>
      <w:bookmarkStart w:id="179" w:name="_Toc20198572"/>
      <w:bookmarkStart w:id="180" w:name="数学建模决策边界的鲁棒性分析"/>
      <w:r>
        <w:t xml:space="preserve">3.5.2 </w:t>
      </w:r>
      <w:r>
        <w:rPr>
          <w:rFonts w:hint="eastAsia"/>
        </w:rPr>
        <w:t>数学建模：决策边界的鲁棒性分析</w:t>
      </w:r>
      <w:bookmarkEnd w:id="175"/>
      <w:bookmarkEnd w:id="176"/>
      <w:bookmarkEnd w:id="177"/>
      <w:bookmarkEnd w:id="178"/>
      <w:bookmarkEnd w:id="179"/>
    </w:p>
    <w:p w14:paraId="3EFBD896">
      <w:r>
        <w:rPr>
          <w:rFonts w:hint="eastAsia"/>
          <w:b/>
          <w:bCs/>
        </w:rPr>
        <w:t>Baseline模型的决策边界问题</w:t>
      </w:r>
      <w:r>
        <w:rPr>
          <w:rFonts w:hint="eastAsia"/>
        </w:rPr>
        <w:t>：</w:t>
      </w:r>
    </w:p>
    <w:p w14:paraId="503CDBB5">
      <w:pPr>
        <w:pStyle w:val="8"/>
      </w:pPr>
      <w:r>
        <w:rPr>
          <w:rFonts w:hint="eastAsia"/>
        </w:rPr>
        <w:t>在标准交叉熵损失下，损失函数为：</w:t>
      </w:r>
    </w:p>
    <w:p w14:paraId="4EB5B51D">
      <w:pPr>
        <w:pStyle w:val="8"/>
      </w:pPr>
      <m:oMathPara>
        <m:oMathParaPr>
          <m:jc m:val="center"/>
        </m:oMathParaPr>
        <m:oMath>
          <m:sSub>
            <m:sSubPr/>
            <m:e>
              <m:r>
                <m:rPr/>
                <m:t>L</m:t>
              </m:r>
            </m:e>
            <m:sub>
              <m:r>
                <m:rPr/>
                <m:t>baseline</m:t>
              </m:r>
            </m:sub>
          </m:sSub>
          <m:r>
            <m:rPr>
              <m:sty m:val="p"/>
            </m:rPr>
            <m:t>=−</m:t>
          </m:r>
          <m:nary>
            <m:naryPr>
              <m:chr m:val="∑"/>
              <m:limLoc m:val="undOvr"/>
              <m:supHide m:val="1"/>
            </m:naryPr>
            <m:sub>
              <m:r>
                <m:rPr/>
                <m:t>i</m:t>
              </m:r>
            </m:sub>
            <m:sup>
              <m:r>
                <m:rPr/>
                <m:t>​</m:t>
              </m:r>
            </m:sup>
            <m:e>
              <m:r>
                <m:rPr>
                  <m:sty m:val="p"/>
                </m:rPr>
                <m:t>log</m:t>
              </m:r>
            </m:e>
          </m:nary>
          <m:r>
            <m:rPr>
              <m:sty m:val="p"/>
            </m:rPr>
            <m:t>(</m:t>
          </m:r>
          <m:sSub>
            <m:sSubPr/>
            <m:e>
              <m:r>
                <m:rPr/>
                <m:t>p</m:t>
              </m:r>
            </m:e>
            <m:sub>
              <m:sSub>
                <m:sSubPr/>
                <m:e>
                  <m:r>
                    <m:rPr/>
                    <m:t>y</m:t>
                  </m:r>
                </m:e>
                <m:sub>
                  <m:r>
                    <m:rPr/>
                    <m:t>i</m:t>
                  </m:r>
                </m:sub>
              </m:sSub>
            </m:sub>
          </m:sSub>
          <m:r>
            <m:rPr>
              <m:sty m:val="p"/>
            </m:rPr>
            <m:t>)</m:t>
          </m:r>
        </m:oMath>
      </m:oMathPara>
    </w:p>
    <w:p w14:paraId="46817878">
      <w:r>
        <w:rPr>
          <w:rFonts w:hint="eastAsia"/>
        </w:rPr>
        <w:t>其梯度方向主要由多数类决定：</w:t>
      </w:r>
    </w:p>
    <w:p w14:paraId="7C8F8A99">
      <w:pPr>
        <w:pStyle w:val="8"/>
      </w:pPr>
      <m:oMathPara>
        <m:oMathParaPr>
          <m:jc m:val="center"/>
        </m:oMathParaPr>
        <m:oMath>
          <m:f>
            <m:fPr/>
            <m:num>
              <m:r>
                <m:rPr>
                  <m:sty m:val="p"/>
                </m:rPr>
                <m:t>∂</m:t>
              </m:r>
              <m:sSub>
                <m:sSubPr/>
                <m:e>
                  <m:r>
                    <m:rPr/>
                    <m:t>L</m:t>
                  </m:r>
                </m:e>
                <m:sub>
                  <m:r>
                    <m:rPr/>
                    <m:t>baseline</m:t>
                  </m:r>
                </m:sub>
              </m:sSub>
            </m:num>
            <m:den>
              <m:r>
                <m:rPr>
                  <m:sty m:val="p"/>
                </m:rPr>
                <m:t>∂</m:t>
              </m:r>
              <m:r>
                <m:rPr/>
                <m:t>θ</m:t>
              </m:r>
            </m:den>
          </m:f>
          <m:r>
            <m:rPr>
              <m:sty m:val="p"/>
            </m:rPr>
            <m:t>≈−</m:t>
          </m:r>
          <m:nary>
            <m:naryPr>
              <m:chr m:val="∑"/>
              <m:limLoc m:val="undOvr"/>
              <m:supHide m:val="1"/>
            </m:naryPr>
            <m:sub>
              <m:r>
                <m:rPr/>
                <m:t>i</m:t>
              </m:r>
              <m:r>
                <m:rPr>
                  <m:sty m:val="p"/>
                </m:rPr>
                <m:t>∈</m:t>
              </m:r>
              <m:r>
                <m:rPr>
                  <m:sty m:val="p"/>
                </m:rPr>
                <m:t>多数类</m:t>
              </m:r>
            </m:sub>
            <m:sup>
              <m:r>
                <m:rPr/>
                <m:t>​</m:t>
              </m:r>
            </m:sup>
            <m:e>
              <m:f>
                <m:fPr/>
                <m:num>
                  <m:r>
                    <m:rPr>
                      <m:sty m:val="p"/>
                    </m:rPr>
                    <m:t>∂log(</m:t>
                  </m:r>
                  <m:sSub>
                    <m:sSubPr/>
                    <m:e>
                      <m:r>
                        <m:rPr/>
                        <m:t>p</m:t>
                      </m:r>
                    </m:e>
                    <m:sub>
                      <m:r>
                        <m:rPr/>
                        <m:t>i</m:t>
                      </m:r>
                    </m:sub>
                  </m:sSub>
                  <m:r>
                    <m:rPr>
                      <m:sty m:val="p"/>
                    </m:rPr>
                    <m:t>)</m:t>
                  </m:r>
                </m:num>
                <m:den>
                  <m:r>
                    <m:rPr>
                      <m:sty m:val="p"/>
                    </m:rPr>
                    <m:t>∂</m:t>
                  </m:r>
                  <m:r>
                    <m:rPr/>
                    <m:t>θ</m:t>
                  </m:r>
                </m:den>
              </m:f>
            </m:e>
          </m:nary>
          <m:r>
            <m:rPr/>
            <m:t> </m:t>
          </m:r>
          <m:r>
            <m:rPr>
              <m:nor/>
              <m:sty m:val="p"/>
            </m:rPr>
            <w:rPr>
              <w:b w:val="0"/>
              <w:i w:val="0"/>
            </w:rPr>
            <m:t>（占主导）</m:t>
          </m:r>
        </m:oMath>
      </m:oMathPara>
    </w:p>
    <w:p w14:paraId="29C6A24B">
      <w:r>
        <w:rPr>
          <w:rFonts w:hint="eastAsia"/>
        </w:rPr>
        <w:t>这是因为在极度不均衡数据中，多数类样本数量远多于少数类（本研究中为146:1），因此多数类样本的梯度贡献在总梯度中占绝对主导。</w:t>
      </w:r>
    </w:p>
    <w:p w14:paraId="0DB3FB7A">
      <w:pPr>
        <w:pStyle w:val="8"/>
      </w:pPr>
      <w:r>
        <w:rPr>
          <w:rFonts w:hint="eastAsia"/>
          <w:b/>
          <w:bCs/>
        </w:rPr>
        <w:t>决策边界的偏移</w:t>
      </w:r>
      <w:r>
        <w:rPr>
          <w:rFonts w:hint="eastAsia"/>
        </w:rPr>
        <w:t>：</w:t>
      </w:r>
    </w:p>
    <w:p w14:paraId="5C146EDB">
      <w:pPr>
        <w:pStyle w:val="8"/>
      </w:pPr>
      <w:r>
        <w:rPr>
          <w:rFonts w:hint="eastAsia"/>
        </w:rPr>
        <w:t>这种梯度主导导致决策边界向少数类区域偏移。从几何角度看，决策边界被”推”向少数类区域，使得多数类的决策区域过度扩张。图3-3（a）示意了这种偏移：多数类（蓝色）的决策区域（虚线）过度扩张，侵占了本应属于少数类（红色）或未知类的区域。</w:t>
      </w:r>
    </w:p>
    <w:p w14:paraId="327DE119">
      <w:pPr>
        <w:pStyle w:val="8"/>
      </w:pPr>
      <w:r>
        <w:rPr>
          <w:rFonts w:hint="eastAsia"/>
          <w:b/>
          <w:bCs/>
        </w:rPr>
        <w:t>对未知样本的影响</w:t>
      </w:r>
      <w:r>
        <w:rPr>
          <w:rFonts w:hint="eastAsia"/>
        </w:rPr>
        <w:t>：</w:t>
      </w:r>
    </w:p>
    <w:p w14:paraId="1FD988FA">
      <w:pPr>
        <w:pStyle w:val="8"/>
      </w:pPr>
      <w:r>
        <w:rPr>
          <w:rFonts w:hint="eastAsia"/>
        </w:rPr>
        <w:t>当未知样本出现时，它们会落入被过度扩张的多数类决策区域。因此，Baseline模型会以高置信度将未知样本误分类为多数类：</w:t>
      </w:r>
    </w:p>
    <w:p w14:paraId="0C6BC1FA">
      <w:pPr>
        <w:pStyle w:val="8"/>
      </w:pPr>
      <m:oMathPara>
        <m:oMathParaPr>
          <m:jc m:val="center"/>
        </m:oMathParaPr>
        <m:oMath>
          <m:r>
            <m:rPr/>
            <m:t>P</m:t>
          </m:r>
          <m:r>
            <m:rPr>
              <m:sty m:val="p"/>
            </m:rPr>
            <m:t>(</m:t>
          </m:r>
          <m:r>
            <m:rPr>
              <m:sty m:val="p"/>
            </m:rPr>
            <m:t>多数类</m:t>
          </m:r>
          <m:r>
            <m:rPr>
              <m:sty m:val="p"/>
            </m:rPr>
            <m:t>∣</m:t>
          </m:r>
          <m:r>
            <m:rPr>
              <m:sty m:val="p"/>
            </m:rPr>
            <m:t>未知样本</m:t>
          </m:r>
          <m:r>
            <m:rPr>
              <m:sty m:val="p"/>
            </m:rPr>
            <m:t>)≈</m:t>
          </m:r>
          <m:r>
            <m:rPr>
              <m:sty m:val="p"/>
            </m:rPr>
            <m:t>高值</m:t>
          </m:r>
        </m:oMath>
      </m:oMathPara>
    </w:p>
    <w:p w14:paraId="2C96603C">
      <m:oMathPara>
        <m:oMathParaPr>
          <m:jc m:val="center"/>
        </m:oMathParaPr>
        <m:oMath>
          <m:r>
            <m:rPr>
              <m:nor/>
              <m:sty m:val="p"/>
            </m:rPr>
            <w:rPr>
              <w:b w:val="0"/>
              <w:i w:val="0"/>
            </w:rPr>
            <m:t>confidence</m:t>
          </m:r>
          <m:r>
            <m:rPr>
              <m:nor/>
              <m:sty m:val="p"/>
            </m:rPr>
            <w:rPr>
              <w:b w:val="0"/>
              <w:i w:val="0"/>
            </w:rPr>
            <m:t>=max(</m:t>
          </m:r>
          <m:r>
            <m:rPr/>
            <m:t>P</m:t>
          </m:r>
          <m:r>
            <m:rPr>
              <m:sty m:val="p"/>
            </m:rPr>
            <m:t>)≈</m:t>
          </m:r>
          <m:r>
            <m:rPr>
              <m:sty m:val="p"/>
            </m:rPr>
            <m:t>高值</m:t>
          </m:r>
          <m:r>
            <m:rPr>
              <m:sty m:val="p"/>
            </m:rPr>
            <m:t>→</m:t>
          </m:r>
          <m:r>
            <m:rPr>
              <m:sty m:val="p"/>
            </m:rPr>
            <m:t>错误判定为"已知"</m:t>
          </m:r>
        </m:oMath>
      </m:oMathPara>
    </w:p>
    <w:p w14:paraId="1D65E377">
      <w:r>
        <w:rPr>
          <w:rFonts w:hint="eastAsia"/>
        </w:rPr>
        <w:t>这解释了为何Baseline在多数类作为未知时FPR@TPR95</w:t>
      </w:r>
      <w:r>
        <w:t xml:space="preserve"> &gt; </w:t>
      </w:r>
      <w:r>
        <w:rPr>
          <w:rFonts w:hint="eastAsia"/>
        </w:rPr>
        <w:t>0.8：绝大多数未知样本被高置信度地误分类。</w:t>
      </w:r>
    </w:p>
    <w:p w14:paraId="73068AFC">
      <w:pPr>
        <w:pStyle w:val="8"/>
      </w:pPr>
      <w:r>
        <w:rPr>
          <w:rFonts w:hint="eastAsia"/>
          <w:b/>
          <w:bCs/>
        </w:rPr>
        <w:t>GEE架构的决策边界改进</w:t>
      </w:r>
      <w:r>
        <w:rPr>
          <w:rFonts w:hint="eastAsia"/>
        </w:rPr>
        <w:t>：</w:t>
      </w:r>
    </w:p>
    <w:p w14:paraId="20DFB06D">
      <w:pPr>
        <w:pStyle w:val="8"/>
      </w:pPr>
      <w:r>
        <w:rPr>
          <w:rFonts w:hint="eastAsia"/>
        </w:rPr>
        <w:t>使用加权交叉熵损失后：</w:t>
      </w:r>
    </w:p>
    <w:p w14:paraId="73CF2F0A">
      <w:pPr>
        <w:pStyle w:val="8"/>
      </w:pPr>
      <m:oMathPara>
        <m:oMathParaPr>
          <m:jc m:val="center"/>
        </m:oMathParaPr>
        <m:oMath>
          <m:sSub>
            <m:sSubPr/>
            <m:e>
              <m:r>
                <m:rPr/>
                <m:t>L</m:t>
              </m:r>
            </m:e>
            <m:sub>
              <m:r>
                <m:rPr/>
                <m:t>GEE</m:t>
              </m:r>
            </m:sub>
          </m:sSub>
          <m:r>
            <m:rPr>
              <m:sty m:val="p"/>
            </m:rPr>
            <m:t>=−</m:t>
          </m:r>
          <m:nary>
            <m:naryPr>
              <m:chr m:val="∑"/>
              <m:limLoc m:val="undOvr"/>
              <m:supHide m:val="1"/>
            </m:naryPr>
            <m:sub>
              <m:r>
                <m:rPr/>
                <m:t>i</m:t>
              </m:r>
            </m:sub>
            <m:sup>
              <m:r>
                <m:rPr/>
                <m:t>​</m:t>
              </m:r>
            </m:sup>
            <m:e>
              <m:sSub>
                <m:sSubPr/>
                <m:e>
                  <m:r>
                    <m:rPr/>
                    <m:t>w</m:t>
                  </m:r>
                </m:e>
                <m:sub>
                  <m:sSub>
                    <m:sSubPr/>
                    <m:e>
                      <m:r>
                        <m:rPr/>
                        <m:t>y</m:t>
                      </m:r>
                    </m:e>
                    <m:sub>
                      <m:r>
                        <m:rPr/>
                        <m:t>i</m:t>
                      </m:r>
                    </m:sub>
                  </m:sSub>
                </m:sub>
              </m:sSub>
            </m:e>
          </m:nary>
          <m:r>
            <m:rPr>
              <m:sty m:val="p"/>
            </m:rPr>
            <m:t>log(</m:t>
          </m:r>
          <m:sSub>
            <m:sSubPr/>
            <m:e>
              <m:r>
                <m:rPr/>
                <m:t>p</m:t>
              </m:r>
            </m:e>
            <m:sub>
              <m:sSub>
                <m:sSubPr/>
                <m:e>
                  <m:r>
                    <m:rPr/>
                    <m:t>y</m:t>
                  </m:r>
                </m:e>
                <m:sub>
                  <m:r>
                    <m:rPr/>
                    <m:t>i</m:t>
                  </m:r>
                </m:sub>
              </m:sSub>
            </m:sub>
          </m:sSub>
          <m:r>
            <m:rPr>
              <m:sty m:val="p"/>
            </m:rPr>
            <m:t>)</m:t>
          </m:r>
        </m:oMath>
      </m:oMathPara>
    </w:p>
    <w:p w14:paraId="3FAC894F">
      <w:r>
        <w:rPr>
          <w:rFonts w:hint="eastAsia"/>
        </w:rPr>
        <w:t>其梯度方向被均衡：</w:t>
      </w:r>
    </w:p>
    <w:p w14:paraId="6FA62EB2">
      <w:pPr>
        <w:pStyle w:val="8"/>
      </w:pPr>
      <m:oMathPara>
        <m:oMathParaPr>
          <m:jc m:val="center"/>
        </m:oMathParaPr>
        <m:oMath>
          <m:f>
            <m:fPr/>
            <m:num>
              <m:r>
                <m:rPr>
                  <m:sty m:val="p"/>
                </m:rPr>
                <m:t>∂</m:t>
              </m:r>
              <m:sSub>
                <m:sSubPr/>
                <m:e>
                  <m:r>
                    <m:rPr/>
                    <m:t>L</m:t>
                  </m:r>
                </m:e>
                <m:sub>
                  <m:r>
                    <m:rPr/>
                    <m:t>GEE</m:t>
                  </m:r>
                </m:sub>
              </m:sSub>
            </m:num>
            <m:den>
              <m:r>
                <m:rPr>
                  <m:sty m:val="p"/>
                </m:rPr>
                <m:t>∂</m:t>
              </m:r>
              <m:r>
                <m:rPr/>
                <m:t>θ</m:t>
              </m:r>
            </m:den>
          </m:f>
          <m:r>
            <m:rPr>
              <m:sty m:val="p"/>
            </m:rPr>
            <m:t>=−</m:t>
          </m:r>
          <m:nary>
            <m:naryPr>
              <m:chr m:val="∑"/>
              <m:limLoc m:val="undOvr"/>
              <m:supHide m:val="1"/>
            </m:naryPr>
            <m:sub>
              <m:r>
                <m:rPr/>
                <m:t>i</m:t>
              </m:r>
            </m:sub>
            <m:sup>
              <m:r>
                <m:rPr/>
                <m:t>​</m:t>
              </m:r>
            </m:sup>
            <m:e>
              <m:sSub>
                <m:sSubPr/>
                <m:e>
                  <m:r>
                    <m:rPr/>
                    <m:t>w</m:t>
                  </m:r>
                </m:e>
                <m:sub>
                  <m:sSub>
                    <m:sSubPr/>
                    <m:e>
                      <m:r>
                        <m:rPr/>
                        <m:t>y</m:t>
                      </m:r>
                    </m:e>
                    <m:sub>
                      <m:r>
                        <m:rPr/>
                        <m:t>i</m:t>
                      </m:r>
                    </m:sub>
                  </m:sSub>
                </m:sub>
              </m:sSub>
            </m:e>
          </m:nary>
          <m:r>
            <m:rPr>
              <m:sty m:val="p"/>
            </m:rPr>
            <m:t>⋅</m:t>
          </m:r>
          <m:f>
            <m:fPr/>
            <m:num>
              <m:r>
                <m:rPr>
                  <m:sty m:val="p"/>
                </m:rPr>
                <m:t>∂log(</m:t>
              </m:r>
              <m:sSub>
                <m:sSubPr/>
                <m:e>
                  <m:r>
                    <m:rPr/>
                    <m:t>p</m:t>
                  </m:r>
                </m:e>
                <m:sub>
                  <m:r>
                    <m:rPr/>
                    <m:t>i</m:t>
                  </m:r>
                </m:sub>
              </m:sSub>
              <m:r>
                <m:rPr>
                  <m:sty m:val="p"/>
                </m:rPr>
                <m:t>)</m:t>
              </m:r>
            </m:num>
            <m:den>
              <m:r>
                <m:rPr>
                  <m:sty m:val="p"/>
                </m:rPr>
                <m:t>∂</m:t>
              </m:r>
              <m:r>
                <m:rPr/>
                <m:t>θ</m:t>
              </m:r>
            </m:den>
          </m:f>
        </m:oMath>
      </m:oMathPara>
    </w:p>
    <w:p w14:paraId="41FA37E8">
      <w:r>
        <w:rPr>
          <w:rFonts w:hint="eastAsia"/>
        </w:rPr>
        <w:t>由于</w:t>
      </w:r>
      <w:r>
        <w:t xml:space="preserve"> </w:t>
      </w:r>
      <m:oMath>
        <m:sSub>
          <m:sSubPr/>
          <m:e>
            <m:r>
              <m:rPr/>
              <m:t>w</m:t>
            </m:r>
          </m:e>
          <m:sub>
            <m:r>
              <m:rPr>
                <m:nor/>
                <m:sty m:val="p"/>
              </m:rPr>
              <w:rPr>
                <w:b w:val="0"/>
                <w:i w:val="0"/>
              </w:rPr>
              <m:t>少数类</m:t>
            </m:r>
          </m:sub>
        </m:sSub>
        <m:r>
          <m:rPr>
            <m:sty m:val="p"/>
          </m:rPr>
          <m:t>≫</m:t>
        </m:r>
        <m:sSub>
          <m:sSubPr/>
          <m:e>
            <m:r>
              <m:rPr/>
              <m:t>w</m:t>
            </m:r>
          </m:e>
          <m:sub>
            <m:r>
              <m:rPr>
                <m:nor/>
                <m:sty m:val="p"/>
              </m:rPr>
              <w:rPr>
                <w:b w:val="0"/>
                <w:i w:val="0"/>
              </w:rPr>
              <m:t>多数类</m:t>
            </m:r>
          </m:sub>
        </m:sSub>
      </m:oMath>
      <w:r>
        <w:rPr>
          <w:rFonts w:hint="eastAsia"/>
        </w:rPr>
        <w:t>（例如，</w:t>
      </w:r>
      <m:oMath>
        <m:sSub>
          <m:sSubPr/>
          <m:e>
            <m:r>
              <m:rPr/>
              <m:t>w</m:t>
            </m:r>
          </m:e>
          <m:sub>
            <m:r>
              <m:rPr/>
              <m:t>7</m:t>
            </m:r>
          </m:sub>
        </m:sSub>
        <m:r>
          <m:rPr>
            <m:sty m:val="p"/>
          </m:rPr>
          <m:t>=</m:t>
        </m:r>
        <m:r>
          <m:rPr/>
          <m:t>41.75</m:t>
        </m:r>
      </m:oMath>
      <w:r>
        <w:rPr>
          <w:rFonts w:hint="eastAsia"/>
        </w:rPr>
        <w:t>，</w:t>
      </w:r>
      <m:oMath>
        <m:sSub>
          <m:sSubPr/>
          <m:e>
            <m:r>
              <m:rPr/>
              <m:t>w</m:t>
            </m:r>
          </m:e>
          <m:sub>
            <m:r>
              <m:rPr/>
              <m:t>10</m:t>
            </m:r>
          </m:sub>
        </m:sSub>
        <m:r>
          <m:rPr>
            <m:sty m:val="p"/>
          </m:rPr>
          <m:t>=</m:t>
        </m:r>
        <m:r>
          <m:rPr/>
          <m:t>0.29</m:t>
        </m:r>
      </m:oMath>
      <w:r>
        <w:rPr>
          <w:rFonts w:hint="eastAsia"/>
        </w:rPr>
        <w:t>），少数类的梯度被放大，使得：</w:t>
      </w:r>
    </w:p>
    <w:p w14:paraId="7B2411B5">
      <w:pPr>
        <w:pStyle w:val="8"/>
      </w:pPr>
      <m:oMathPara>
        <m:oMathParaPr>
          <m:jc m:val="center"/>
        </m:oMathParaPr>
        <m:oMath>
          <m:sSub>
            <m:sSubPr/>
            <m:e>
              <m:d>
                <m:dPr>
                  <m:begChr m:val="∥"/>
                  <m:sepChr m:val=""/>
                  <m:endChr m:val="∥"/>
                </m:dPr>
                <m:e>
                  <m:f>
                    <m:fPr/>
                    <m:num>
                      <m:r>
                        <m:rPr>
                          <m:sty m:val="p"/>
                        </m:rPr>
                        <m:t>∂</m:t>
                      </m:r>
                      <m:sSub>
                        <m:sSubPr/>
                        <m:e>
                          <m:r>
                            <m:rPr/>
                            <m:t>L</m:t>
                          </m:r>
                        </m:e>
                        <m:sub>
                          <m:r>
                            <m:rPr/>
                            <m:t>GEE</m:t>
                          </m:r>
                        </m:sub>
                      </m:sSub>
                    </m:num>
                    <m:den>
                      <m:r>
                        <m:rPr>
                          <m:sty m:val="p"/>
                        </m:rPr>
                        <m:t>∂</m:t>
                      </m:r>
                      <m:r>
                        <m:rPr/>
                        <m:t>θ</m:t>
                      </m:r>
                    </m:den>
                  </m:f>
                </m:e>
              </m:d>
            </m:e>
            <m:sub>
              <m:r>
                <m:rPr>
                  <m:nor/>
                  <m:sty m:val="p"/>
                </m:rPr>
                <w:rPr>
                  <w:b w:val="0"/>
                  <w:i w:val="0"/>
                </w:rPr>
                <m:t>多数类</m:t>
              </m:r>
            </m:sub>
          </m:sSub>
          <m:r>
            <m:rPr>
              <m:sty m:val="p"/>
            </m:rPr>
            <m:t>≈</m:t>
          </m:r>
          <m:sSub>
            <m:sSubPr/>
            <m:e>
              <m:d>
                <m:dPr>
                  <m:begChr m:val="∥"/>
                  <m:sepChr m:val=""/>
                  <m:endChr m:val="∥"/>
                </m:dPr>
                <m:e>
                  <m:f>
                    <m:fPr/>
                    <m:num>
                      <m:r>
                        <m:rPr>
                          <m:sty m:val="p"/>
                        </m:rPr>
                        <m:t>∂</m:t>
                      </m:r>
                      <m:sSub>
                        <m:sSubPr/>
                        <m:e>
                          <m:r>
                            <m:rPr/>
                            <m:t>L</m:t>
                          </m:r>
                        </m:e>
                        <m:sub>
                          <m:r>
                            <m:rPr/>
                            <m:t>GEE</m:t>
                          </m:r>
                        </m:sub>
                      </m:sSub>
                    </m:num>
                    <m:den>
                      <m:r>
                        <m:rPr>
                          <m:sty m:val="p"/>
                        </m:rPr>
                        <m:t>∂</m:t>
                      </m:r>
                      <m:r>
                        <m:rPr/>
                        <m:t>θ</m:t>
                      </m:r>
                    </m:den>
                  </m:f>
                </m:e>
              </m:d>
            </m:e>
            <m:sub>
              <m:r>
                <m:rPr>
                  <m:nor/>
                  <m:sty m:val="p"/>
                </m:rPr>
                <w:rPr>
                  <w:b w:val="0"/>
                  <w:i w:val="0"/>
                </w:rPr>
                <m:t>少数类</m:t>
              </m:r>
            </m:sub>
          </m:sSub>
        </m:oMath>
      </m:oMathPara>
    </w:p>
    <w:p w14:paraId="246B4F27">
      <w:r>
        <w:rPr>
          <w:rFonts w:hint="eastAsia"/>
          <w:b/>
          <w:bCs/>
        </w:rPr>
        <w:t>决策边界的”中性化”</w:t>
      </w:r>
      <w:r>
        <w:rPr>
          <w:rFonts w:hint="eastAsia"/>
        </w:rPr>
        <w:t>：</w:t>
      </w:r>
    </w:p>
    <w:p w14:paraId="490D0DE3">
      <w:pPr>
        <w:pStyle w:val="8"/>
      </w:pPr>
      <w:r>
        <w:rPr>
          <w:rFonts w:hint="eastAsia"/>
        </w:rPr>
        <w:t>梯度均衡使得决策边界不再过度偏向多数类，而是处于一个更加”中性”的位置。图3-3（b）示意了GEE的决策边界：多数类的决策区域（虚线）适当收缩，少数类的决策区域得到保护，整体边界更加紧凑。</w:t>
      </w:r>
    </w:p>
    <w:p w14:paraId="214D917A">
      <w:pPr>
        <w:pStyle w:val="8"/>
      </w:pPr>
      <w:r>
        <w:rPr>
          <w:rFonts w:hint="eastAsia"/>
          <w:b/>
          <w:bCs/>
        </w:rPr>
        <w:t>对未知样本的影响</w:t>
      </w:r>
      <w:r>
        <w:rPr>
          <w:rFonts w:hint="eastAsia"/>
        </w:rPr>
        <w:t>：</w:t>
      </w:r>
    </w:p>
    <w:p w14:paraId="06ECD523">
      <w:pPr>
        <w:pStyle w:val="8"/>
      </w:pPr>
      <w:r>
        <w:rPr>
          <w:rFonts w:hint="eastAsia"/>
        </w:rPr>
        <w:t>当未知样本出现时，它们更可能落在决策边界之间的”模糊地带”，而非被某个已知类的决策区域完全吞没：</w:t>
      </w:r>
    </w:p>
    <w:p w14:paraId="1EE7AB8C">
      <w:pPr>
        <w:pStyle w:val="8"/>
      </w:pPr>
      <m:oMathPara>
        <m:oMathParaPr>
          <m:jc m:val="center"/>
        </m:oMathParaPr>
        <m:oMath>
          <m:r>
            <m:rPr/>
            <m:t>P</m:t>
          </m:r>
          <m:r>
            <m:rPr>
              <m:sty m:val="p"/>
            </m:rPr>
            <m:t>(</m:t>
          </m:r>
          <m:r>
            <m:rPr>
              <m:sty m:val="p"/>
            </m:rPr>
            <m:t>各类</m:t>
          </m:r>
          <m:r>
            <m:rPr>
              <m:sty m:val="p"/>
            </m:rPr>
            <m:t>∣</m:t>
          </m:r>
          <m:r>
            <m:rPr>
              <m:sty m:val="p"/>
            </m:rPr>
            <m:t>未知样本</m:t>
          </m:r>
          <m:r>
            <m:rPr>
              <m:sty m:val="p"/>
            </m:rPr>
            <m:t>)≈</m:t>
          </m:r>
          <m:r>
            <m:rPr>
              <m:sty m:val="p"/>
            </m:rPr>
            <m:t>均匀分布或低置信度分布</m:t>
          </m:r>
        </m:oMath>
      </m:oMathPara>
    </w:p>
    <w:p w14:paraId="4237DE1A">
      <m:oMathPara>
        <m:oMathParaPr>
          <m:jc m:val="center"/>
        </m:oMathParaPr>
        <m:oMath>
          <m:r>
            <m:rPr>
              <m:nor/>
              <m:sty m:val="p"/>
            </m:rPr>
            <w:rPr>
              <w:b w:val="0"/>
              <w:i w:val="0"/>
            </w:rPr>
            <m:t>confidence</m:t>
          </m:r>
          <m:r>
            <m:rPr>
              <m:nor/>
              <m:sty m:val="p"/>
            </m:rPr>
            <w:rPr>
              <w:b w:val="0"/>
              <w:i w:val="0"/>
            </w:rPr>
            <m:t>=max(</m:t>
          </m:r>
          <m:r>
            <m:rPr/>
            <m:t>P</m:t>
          </m:r>
          <m:r>
            <m:rPr>
              <m:sty m:val="p"/>
            </m:rPr>
            <m:t>)≈</m:t>
          </m:r>
          <m:r>
            <m:rPr>
              <m:sty m:val="p"/>
            </m:rPr>
            <m:t>低值</m:t>
          </m:r>
          <m:r>
            <m:rPr>
              <m:sty m:val="p"/>
            </m:rPr>
            <m:t>→</m:t>
          </m:r>
          <m:r>
            <m:rPr>
              <m:sty m:val="p"/>
            </m:rPr>
            <m:t>正确判定为"未知"</m:t>
          </m:r>
        </m:oMath>
      </m:oMathPara>
    </w:p>
    <w:p w14:paraId="5685E049">
      <w:r>
        <w:rPr>
          <w:rFonts w:hint="eastAsia"/>
        </w:rPr>
        <w:t>这解释了为何GEE的FPR@TPR95</w:t>
      </w:r>
      <w:r>
        <w:t xml:space="preserve"> &lt; </w:t>
      </w:r>
      <w:r>
        <w:rPr>
          <w:rFonts w:hint="eastAsia"/>
        </w:rPr>
        <w:t>0.03：未知样本的低置信度使得它们容易被正确拒绝。</w:t>
      </w:r>
    </w:p>
    <w:bookmarkEnd w:id="180"/>
    <w:p w14:paraId="7D6243BA">
      <w:pPr>
        <w:pStyle w:val="4"/>
      </w:pPr>
      <w:bookmarkStart w:id="181" w:name="_Toc1287681853"/>
      <w:bookmarkStart w:id="182" w:name="_Toc1191897701"/>
      <w:bookmarkStart w:id="183" w:name="_Toc1571640571"/>
      <w:bookmarkStart w:id="184" w:name="_Toc1979176408"/>
      <w:bookmarkStart w:id="185" w:name="_Toc174983378"/>
      <w:bookmarkStart w:id="186" w:name="门控网络融合的特征鲁棒性"/>
      <w:r>
        <w:t xml:space="preserve">3.5.3 </w:t>
      </w:r>
      <w:r>
        <w:rPr>
          <w:rFonts w:hint="eastAsia"/>
        </w:rPr>
        <w:t>门控网络融合的特征鲁棒性</w:t>
      </w:r>
      <w:bookmarkEnd w:id="181"/>
      <w:bookmarkEnd w:id="182"/>
      <w:bookmarkEnd w:id="183"/>
      <w:bookmarkEnd w:id="184"/>
      <w:bookmarkEnd w:id="185"/>
    </w:p>
    <w:p w14:paraId="468B68B7">
      <w:r>
        <w:rPr>
          <w:rFonts w:hint="eastAsia"/>
          <w:b/>
          <w:bCs/>
        </w:rPr>
        <w:t>门控网络的数学形式</w:t>
      </w:r>
      <w:r>
        <w:rPr>
          <w:rFonts w:hint="eastAsia"/>
        </w:rPr>
        <w:t>：</w:t>
      </w:r>
    </w:p>
    <w:p w14:paraId="382A5CB8">
      <w:pPr>
        <w:pStyle w:val="8"/>
      </w:pPr>
      <w:r>
        <w:rPr>
          <w:rFonts w:hint="eastAsia"/>
        </w:rPr>
        <w:t>门控网络可以表示为：</w:t>
      </w:r>
    </w:p>
    <w:p w14:paraId="1812B312">
      <w:pPr>
        <w:pStyle w:val="8"/>
      </w:pPr>
      <m:oMathPara>
        <m:oMathParaPr>
          <m:jc m:val="center"/>
        </m:oMathParaPr>
        <m:oMath>
          <m:sSub>
            <m:sSubPr/>
            <m:e>
              <m:r>
                <m:rPr/>
                <m:t>y</m:t>
              </m:r>
            </m:e>
            <m:sub>
              <m:r>
                <m:rPr/>
                <m:t>GEE</m:t>
              </m:r>
            </m:sub>
          </m:sSub>
          <m:r>
            <m:rPr>
              <m:sty m:val="p"/>
            </m:rPr>
            <m:t>=</m:t>
          </m:r>
          <m:sSub>
            <m:sSubPr/>
            <m:e>
              <m:r>
                <m:rPr/>
                <m:t>f</m:t>
              </m:r>
            </m:e>
            <m:sub>
              <m:r>
                <m:rPr/>
                <m:t>gating</m:t>
              </m:r>
            </m:sub>
          </m:sSub>
          <m:r>
            <m:rPr>
              <m:sty m:val="p"/>
            </m:rPr>
            <m:t>([</m:t>
          </m:r>
          <m:sSub>
            <m:sSubPr/>
            <m:e>
              <m:r>
                <m:rPr/>
                <m:t>p</m:t>
              </m:r>
            </m:e>
            <m:sub>
              <m:r>
                <m:rPr/>
                <m:t>baseline</m:t>
              </m:r>
            </m:sub>
          </m:sSub>
          <m:r>
            <m:rPr>
              <m:sty m:val="p"/>
            </m:rPr>
            <m:t>,</m:t>
          </m:r>
          <m:sSub>
            <m:sSubPr/>
            <m:e>
              <m:r>
                <m:rPr/>
                <m:t>p</m:t>
              </m:r>
            </m:e>
            <m:sub>
              <m:r>
                <m:rPr/>
                <m:t>expert</m:t>
              </m:r>
            </m:sub>
          </m:sSub>
          <m:r>
            <m:rPr>
              <m:sty m:val="p"/>
            </m:rPr>
            <m:t>])</m:t>
          </m:r>
        </m:oMath>
      </m:oMathPara>
    </w:p>
    <w:p w14:paraId="30886368">
      <w:r>
        <w:rPr>
          <w:rFonts w:hint="eastAsia"/>
        </w:rPr>
        <w:t>其中</w:t>
      </w:r>
      <m:oMath>
        <m:sSub>
          <m:sSubPr/>
          <m:e>
            <m:r>
              <m:rPr/>
              <m:t>f</m:t>
            </m:r>
          </m:e>
          <m:sub>
            <m:r>
              <m:rPr/>
              <m:t>gating</m:t>
            </m:r>
          </m:sub>
        </m:sSub>
      </m:oMath>
      <w:r>
        <w:rPr>
          <w:rFonts w:hint="eastAsia"/>
        </w:rPr>
        <w:t>是一个多层感知机（MLP），将基准模型和专家模型的预测概率融合。</w:t>
      </w:r>
    </w:p>
    <w:p w14:paraId="0E92D0C3">
      <w:pPr>
        <w:pStyle w:val="8"/>
      </w:pPr>
      <w:r>
        <w:rPr>
          <w:rFonts w:hint="eastAsia"/>
          <w:b/>
          <w:bCs/>
        </w:rPr>
        <w:t>为何融合能提升OSR性能？</w:t>
      </w:r>
    </w:p>
    <w:p w14:paraId="2560B8B5">
      <w:pPr>
        <w:pStyle w:val="8"/>
      </w:pPr>
      <w:r>
        <w:rPr>
          <w:rFonts w:hint="eastAsia"/>
        </w:rPr>
        <w:t>门控网络的融合策略带来了三个关键优势：</w:t>
      </w:r>
    </w:p>
    <w:p w14:paraId="187503D1">
      <w:pPr>
        <w:pStyle w:val="8"/>
      </w:pPr>
      <w:r>
        <w:rPr>
          <w:b/>
          <w:bCs/>
        </w:rPr>
        <w:t xml:space="preserve">1. </w:t>
      </w:r>
      <w:r>
        <w:rPr>
          <w:rFonts w:hint="eastAsia"/>
          <w:b/>
          <w:bCs/>
        </w:rPr>
        <w:t>专家模型提供”少数类视角”</w:t>
      </w:r>
      <w:r>
        <w:rPr>
          <w:rFonts w:hint="eastAsia"/>
        </w:rPr>
        <w:t>：</w:t>
      </w:r>
    </w:p>
    <w:p w14:paraId="5D1D874B">
      <w:pPr>
        <w:pStyle w:val="8"/>
      </w:pPr>
      <w:r>
        <w:rPr>
          <w:rFonts w:hint="eastAsia"/>
        </w:rPr>
        <w:t>专家模型在少数类上专门训练，对少数类的特征表示更加准确。通过门控网络的融合，这些准确的少数类知识被传递到GEE的整体特征表示中。这使得GEE的决策边界在少数类区域更加准确，避免了Baseline模型对少数类区域的”挤压”。</w:t>
      </w:r>
    </w:p>
    <w:p w14:paraId="650E2610">
      <w:pPr>
        <w:pStyle w:val="8"/>
      </w:pPr>
      <w:r>
        <w:rPr>
          <w:b/>
          <w:bCs/>
        </w:rPr>
        <w:t xml:space="preserve">2. </w:t>
      </w:r>
      <w:r>
        <w:rPr>
          <w:rFonts w:hint="eastAsia"/>
          <w:b/>
          <w:bCs/>
        </w:rPr>
        <w:t>门控网络学习”不确定性”</w:t>
      </w:r>
      <w:r>
        <w:rPr>
          <w:rFonts w:hint="eastAsia"/>
        </w:rPr>
        <w:t>：</w:t>
      </w:r>
    </w:p>
    <w:p w14:paraId="162B4823">
      <w:pPr>
        <w:pStyle w:val="8"/>
      </w:pPr>
      <w:r>
        <w:rPr>
          <w:rFonts w:hint="eastAsia"/>
        </w:rPr>
        <w:t>门控网络通过训练学习到：对于模糊样本（靠近决策边界），应该降低对单一模型的信任。这种”降低信任”的行为导致GEE对未知样本的输出概率更加分散，置信度更低。</w:t>
      </w:r>
    </w:p>
    <w:p w14:paraId="31A3B7DD">
      <w:pPr>
        <w:pStyle w:val="8"/>
      </w:pPr>
      <w:r>
        <w:rPr>
          <w:rFonts w:hint="eastAsia"/>
        </w:rPr>
        <w:t>从数学角度，对于输入</w:t>
      </w:r>
      <m:oMath>
        <m:r>
          <m:rPr/>
          <m:t>x</m:t>
        </m:r>
      </m:oMath>
      <w:r>
        <w:rPr>
          <w:rFonts w:hint="eastAsia"/>
        </w:rPr>
        <w:t>，门控网络的输出可以分解为：</w:t>
      </w:r>
    </w:p>
    <w:p w14:paraId="20F0FB0B">
      <w:pPr>
        <w:pStyle w:val="8"/>
      </w:pPr>
      <m:oMathPara>
        <m:oMathParaPr>
          <m:jc m:val="center"/>
        </m:oMathParaPr>
        <m:oMath>
          <m:sSub>
            <m:sSubPr/>
            <m:e>
              <m:r>
                <m:rPr/>
                <m:t>y</m:t>
              </m:r>
            </m:e>
            <m:sub>
              <m:r>
                <m:rPr/>
                <m:t>GEE</m:t>
              </m:r>
            </m:sub>
          </m:sSub>
          <m:r>
            <m:rPr>
              <m:sty m:val="p"/>
            </m:rPr>
            <m:t>(</m:t>
          </m:r>
          <m:r>
            <m:rPr/>
            <m:t>x</m:t>
          </m:r>
          <m:r>
            <m:rPr>
              <m:sty m:val="p"/>
            </m:rPr>
            <m:t>)=</m:t>
          </m:r>
          <m:r>
            <m:rPr/>
            <m:t>α</m:t>
          </m:r>
          <m:r>
            <m:rPr>
              <m:sty m:val="p"/>
            </m:rPr>
            <m:t>(</m:t>
          </m:r>
          <m:r>
            <m:rPr/>
            <m:t>x</m:t>
          </m:r>
          <m:r>
            <m:rPr>
              <m:sty m:val="p"/>
            </m:rPr>
            <m:t>)⋅</m:t>
          </m:r>
          <m:sSub>
            <m:sSubPr/>
            <m:e>
              <m:r>
                <m:rPr/>
                <m:t>y</m:t>
              </m:r>
            </m:e>
            <m:sub>
              <m:r>
                <m:rPr/>
                <m:t>baseline</m:t>
              </m:r>
            </m:sub>
          </m:sSub>
          <m:r>
            <m:rPr>
              <m:sty m:val="p"/>
            </m:rPr>
            <m:t>(</m:t>
          </m:r>
          <m:r>
            <m:rPr/>
            <m:t>x</m:t>
          </m:r>
          <m:r>
            <m:rPr>
              <m:sty m:val="p"/>
            </m:rPr>
            <m:t>)+(</m:t>
          </m:r>
          <m:r>
            <m:rPr/>
            <m:t>1</m:t>
          </m:r>
          <m:r>
            <m:rPr>
              <m:sty m:val="p"/>
            </m:rPr>
            <m:t>−</m:t>
          </m:r>
          <m:r>
            <m:rPr/>
            <m:t>α</m:t>
          </m:r>
          <m:r>
            <m:rPr>
              <m:sty m:val="p"/>
            </m:rPr>
            <m:t>(</m:t>
          </m:r>
          <m:r>
            <m:rPr/>
            <m:t>x</m:t>
          </m:r>
          <m:r>
            <m:rPr>
              <m:sty m:val="p"/>
            </m:rPr>
            <m:t>))⋅</m:t>
          </m:r>
          <m:sSub>
            <m:sSubPr/>
            <m:e>
              <m:r>
                <m:rPr/>
                <m:t>y</m:t>
              </m:r>
            </m:e>
            <m:sub>
              <m:r>
                <m:rPr/>
                <m:t>expert</m:t>
              </m:r>
            </m:sub>
          </m:sSub>
          <m:r>
            <m:rPr>
              <m:sty m:val="p"/>
            </m:rPr>
            <m:t>(</m:t>
          </m:r>
          <m:r>
            <m:rPr/>
            <m:t>x</m:t>
          </m:r>
          <m:r>
            <m:rPr>
              <m:sty m:val="p"/>
            </m:rPr>
            <m:t>)</m:t>
          </m:r>
        </m:oMath>
      </m:oMathPara>
    </w:p>
    <w:p w14:paraId="65B997AF">
      <w:r>
        <w:rPr>
          <w:rFonts w:hint="eastAsia"/>
        </w:rPr>
        <w:t>其中</w:t>
      </w:r>
      <m:oMath>
        <m:r>
          <m:rPr/>
          <m:t>α</m:t>
        </m:r>
        <m:r>
          <m:rPr>
            <m:sty m:val="p"/>
          </m:rPr>
          <m:t>(</m:t>
        </m:r>
        <m:r>
          <m:rPr/>
          <m:t>x</m:t>
        </m:r>
        <m:r>
          <m:rPr>
            <m:sty m:val="p"/>
          </m:rPr>
          <m:t>)∈[</m:t>
        </m:r>
        <m:r>
          <m:rPr/>
          <m:t>0</m:t>
        </m:r>
        <m:r>
          <m:rPr>
            <m:sty m:val="p"/>
          </m:rPr>
          <m:t>,</m:t>
        </m:r>
        <m:r>
          <m:rPr/>
          <m:t>1</m:t>
        </m:r>
        <m:sSup>
          <m:sSupPr/>
          <m:e>
            <m:r>
              <m:rPr>
                <m:sty m:val="p"/>
              </m:rPr>
              <m:t>]</m:t>
            </m:r>
          </m:e>
          <m:sup>
            <m:r>
              <m:rPr/>
              <m:t>n</m:t>
            </m:r>
          </m:sup>
        </m:sSup>
      </m:oMath>
      <w:r>
        <w:rPr>
          <w:rFonts w:hint="eastAsia"/>
        </w:rPr>
        <w:t>是动态权重向量，与输入</w:t>
      </w:r>
      <m:oMath>
        <m:r>
          <m:rPr/>
          <m:t>x</m:t>
        </m:r>
      </m:oMath>
      <w:r>
        <w:rPr>
          <w:rFonts w:hint="eastAsia"/>
        </w:rPr>
        <w:t>相关。</w:t>
      </w:r>
    </w:p>
    <w:p w14:paraId="499FEFF8">
      <w:pPr>
        <w:numPr>
          <w:ilvl w:val="0"/>
          <w:numId w:val="1"/>
        </w:numPr>
      </w:pPr>
      <w:r>
        <w:rPr>
          <w:rFonts w:hint="eastAsia"/>
        </w:rPr>
        <w:t>对已知类样本：</w:t>
      </w:r>
      <m:oMath>
        <m:r>
          <m:rPr/>
          <m:t>α</m:t>
        </m:r>
        <m:r>
          <m:rPr>
            <m:sty m:val="p"/>
          </m:rPr>
          <m:t>(</m:t>
        </m:r>
        <m:r>
          <m:rPr/>
          <m:t>x</m:t>
        </m:r>
        <m:r>
          <m:rPr>
            <m:sty m:val="p"/>
          </m:rPr>
          <m:t>)</m:t>
        </m:r>
      </m:oMath>
      <w:r>
        <w:rPr>
          <w:rFonts w:hint="eastAsia"/>
        </w:rPr>
        <w:t>倾向于信任对该类准确的模型（多数类信任基准，少数类信任专家）→</w:t>
      </w:r>
      <w:r>
        <w:t xml:space="preserve"> </w:t>
      </w:r>
      <w:r>
        <w:rPr>
          <w:rFonts w:hint="eastAsia"/>
        </w:rPr>
        <w:t>输出概率集中</w:t>
      </w:r>
      <w:r>
        <w:t xml:space="preserve"> → </w:t>
      </w:r>
      <w:r>
        <w:rPr>
          <w:rFonts w:hint="eastAsia"/>
        </w:rPr>
        <w:t>置信度高</w:t>
      </w:r>
    </w:p>
    <w:p w14:paraId="192A5A49">
      <w:pPr>
        <w:numPr>
          <w:ilvl w:val="0"/>
          <w:numId w:val="1"/>
        </w:numPr>
      </w:pPr>
      <w:r>
        <w:rPr>
          <w:rFonts w:hint="eastAsia"/>
        </w:rPr>
        <w:t>对未知类样本：</w:t>
      </w:r>
      <m:oMath>
        <m:r>
          <m:rPr/>
          <m:t>α</m:t>
        </m:r>
        <m:r>
          <m:rPr>
            <m:sty m:val="p"/>
          </m:rPr>
          <m:t>(</m:t>
        </m:r>
        <m:r>
          <m:rPr/>
          <m:t>x</m:t>
        </m:r>
        <m:r>
          <m:rPr>
            <m:sty m:val="p"/>
          </m:rPr>
          <m:t>)</m:t>
        </m:r>
      </m:oMath>
      <w:r>
        <w:rPr>
          <w:rFonts w:hint="eastAsia"/>
        </w:rPr>
        <w:t>在多个模型间摇摆</w:t>
      </w:r>
      <w:r>
        <w:t xml:space="preserve"> → </w:t>
      </w:r>
      <w:r>
        <w:rPr>
          <w:rFonts w:hint="eastAsia"/>
        </w:rPr>
        <w:t>输出概率分散</w:t>
      </w:r>
      <w:r>
        <w:t xml:space="preserve"> → </w:t>
      </w:r>
      <w:r>
        <w:rPr>
          <w:rFonts w:hint="eastAsia"/>
        </w:rPr>
        <w:t>置信度低</w:t>
      </w:r>
    </w:p>
    <w:p w14:paraId="7671ACDC">
      <w:r>
        <w:rPr>
          <w:b/>
          <w:bCs/>
        </w:rPr>
        <w:t xml:space="preserve">3. </w:t>
      </w:r>
      <w:r>
        <w:rPr>
          <w:rFonts w:hint="eastAsia"/>
          <w:b/>
          <w:bCs/>
        </w:rPr>
        <w:t>融合减少过拟合</w:t>
      </w:r>
      <w:r>
        <w:rPr>
          <w:rFonts w:hint="eastAsia"/>
        </w:rPr>
        <w:t>：</w:t>
      </w:r>
    </w:p>
    <w:p w14:paraId="45E2BF6E">
      <w:pPr>
        <w:pStyle w:val="8"/>
      </w:pPr>
      <w:r>
        <w:rPr>
          <w:rFonts w:hint="eastAsia"/>
        </w:rPr>
        <w:t>门控网络的融合策略相当于一种隐式的正则化。通过组合两个模型的预测，GEE降低了对单一模型过拟合的风险。在面对从未见过的未知类样本时，这种正则化效应使得GEE更不会给出过度自信的预测。</w:t>
      </w:r>
    </w:p>
    <w:bookmarkEnd w:id="186"/>
    <w:p w14:paraId="0499E4CD">
      <w:pPr>
        <w:pStyle w:val="4"/>
      </w:pPr>
      <w:bookmarkStart w:id="187" w:name="_Toc1876192552"/>
      <w:bookmarkStart w:id="188" w:name="_Toc497201491"/>
      <w:bookmarkStart w:id="189" w:name="_Toc514218697"/>
      <w:bookmarkStart w:id="190" w:name="_Toc1643680873"/>
      <w:bookmarkStart w:id="191" w:name="_Toc1040521303"/>
      <w:bookmarkStart w:id="192" w:name="softmax概率分布的熵分析"/>
      <w:r>
        <w:t xml:space="preserve">3.5.4 </w:t>
      </w:r>
      <w:r>
        <w:rPr>
          <w:rFonts w:hint="eastAsia"/>
        </w:rPr>
        <w:t>Softmax概率分布的熵分析</w:t>
      </w:r>
      <w:bookmarkEnd w:id="187"/>
      <w:bookmarkEnd w:id="188"/>
      <w:bookmarkEnd w:id="189"/>
      <w:bookmarkEnd w:id="190"/>
      <w:bookmarkEnd w:id="191"/>
    </w:p>
    <w:p w14:paraId="5AA46D4F">
      <w:r>
        <w:rPr>
          <w:rFonts w:hint="eastAsia"/>
          <w:b/>
          <w:bCs/>
        </w:rPr>
        <w:t>Softmax熵的定义</w:t>
      </w:r>
      <w:r>
        <w:rPr>
          <w:rFonts w:hint="eastAsia"/>
        </w:rPr>
        <w:t>：</w:t>
      </w:r>
    </w:p>
    <w:p w14:paraId="3CB71CB2">
      <w:pPr>
        <w:pStyle w:val="8"/>
      </w:pPr>
      <w:r>
        <w:rPr>
          <w:rFonts w:hint="eastAsia"/>
        </w:rPr>
        <w:t>Softmax熵衡量预测概率分布的不确定性：</w:t>
      </w:r>
    </w:p>
    <w:p w14:paraId="29F8E2FE">
      <w:pPr>
        <w:pStyle w:val="8"/>
      </w:pPr>
      <m:oMathPara>
        <m:oMathParaPr>
          <m:jc m:val="center"/>
        </m:oMathParaPr>
        <m:oMath>
          <m:r>
            <m:rPr/>
            <m:t>H</m:t>
          </m:r>
          <m:r>
            <m:rPr>
              <m:sty m:val="p"/>
            </m:rPr>
            <m:t>(</m:t>
          </m:r>
          <m:r>
            <m:rPr/>
            <m:t>P</m:t>
          </m:r>
          <m:r>
            <m:rPr>
              <m:sty m:val="p"/>
            </m:rPr>
            <m:t>)=−</m:t>
          </m:r>
          <m:nary>
            <m:naryPr>
              <m:chr m:val="∑"/>
              <m:limLoc m:val="undOvr"/>
              <m:supHide m:val="1"/>
            </m:naryPr>
            <m:sub>
              <m:r>
                <m:rPr/>
                <m:t>i</m:t>
              </m:r>
            </m:sub>
            <m:sup>
              <m:r>
                <m:rPr/>
                <m:t>​</m:t>
              </m:r>
            </m:sup>
            <m:e>
              <m:sSub>
                <m:sSubPr/>
                <m:e>
                  <m:r>
                    <m:rPr/>
                    <m:t>p</m:t>
                  </m:r>
                </m:e>
                <m:sub>
                  <m:r>
                    <m:rPr/>
                    <m:t>i</m:t>
                  </m:r>
                </m:sub>
              </m:sSub>
            </m:e>
          </m:nary>
          <m:r>
            <m:rPr>
              <m:sty m:val="p"/>
            </m:rPr>
            <m:t>⋅log(</m:t>
          </m:r>
          <m:sSub>
            <m:sSubPr/>
            <m:e>
              <m:r>
                <m:rPr/>
                <m:t>p</m:t>
              </m:r>
            </m:e>
            <m:sub>
              <m:r>
                <m:rPr/>
                <m:t>i</m:t>
              </m:r>
            </m:sub>
          </m:sSub>
          <m:r>
            <m:rPr>
              <m:sty m:val="p"/>
            </m:rPr>
            <m:t>)</m:t>
          </m:r>
        </m:oMath>
      </m:oMathPara>
    </w:p>
    <w:p w14:paraId="34297D67">
      <w:r>
        <w:rPr>
          <w:rFonts w:hint="eastAsia"/>
        </w:rPr>
        <w:t>熵值越高，概率分布越分散（不确定性高）；熵值越低，概率分布越集中（确定性高）。</w:t>
      </w:r>
    </w:p>
    <w:p w14:paraId="5C3A2D67">
      <w:pPr>
        <w:pStyle w:val="8"/>
      </w:pPr>
      <w:r>
        <w:rPr>
          <w:rFonts w:hint="eastAsia"/>
          <w:b/>
          <w:bCs/>
        </w:rPr>
        <w:t>理论预测</w:t>
      </w:r>
      <w:r>
        <w:rPr>
          <w:rFonts w:hint="eastAsia"/>
        </w:rPr>
        <w:t>：</w:t>
      </w:r>
    </w:p>
    <w:p w14:paraId="6B4814CC">
      <w:pPr>
        <w:pStyle w:val="8"/>
      </w:pPr>
      <w:r>
        <w:rPr>
          <w:rFonts w:hint="eastAsia"/>
        </w:rPr>
        <w:t>基于上述分析，我们预测：</w:t>
      </w:r>
      <w:r>
        <w:t xml:space="preserve"> - </w:t>
      </w:r>
      <w:r>
        <w:rPr>
          <w:rFonts w:hint="eastAsia"/>
        </w:rPr>
        <w:t>Baseline对未知样本：H(P_baseline)</w:t>
      </w:r>
      <w:r>
        <w:t xml:space="preserve"> ≈ </w:t>
      </w:r>
      <w:r>
        <w:rPr>
          <w:rFonts w:hint="eastAsia"/>
        </w:rPr>
        <w:t>低值（概率集中在某个错误类别，过度自信）</w:t>
      </w:r>
      <w:r>
        <w:t xml:space="preserve"> - </w:t>
      </w:r>
      <w:r>
        <w:rPr>
          <w:rFonts w:hint="eastAsia"/>
        </w:rPr>
        <w:t>GEE对未知样本：H(P_GEE)</w:t>
      </w:r>
      <w:r>
        <w:t xml:space="preserve"> ≈ </w:t>
      </w:r>
      <w:r>
        <w:rPr>
          <w:rFonts w:hint="eastAsia"/>
        </w:rPr>
        <w:t>高值（概率分布分散，谨慎预测）</w:t>
      </w:r>
    </w:p>
    <w:p w14:paraId="4B21F712">
      <w:pPr>
        <w:pStyle w:val="8"/>
      </w:pPr>
      <w:r>
        <w:rPr>
          <w:rFonts w:hint="eastAsia"/>
          <w:b/>
          <w:bCs/>
        </w:rPr>
        <w:t>实验验证</w:t>
      </w:r>
      <w:r>
        <w:rPr>
          <w:rFonts w:hint="eastAsia"/>
        </w:rPr>
        <w:t>（详见第五章5.4节）：</w:t>
      </w:r>
    </w:p>
    <w:p w14:paraId="6325899F">
      <w:pPr>
        <w:pStyle w:val="8"/>
      </w:pPr>
      <w:r>
        <w:rPr>
          <w:rFonts w:hint="eastAsia"/>
        </w:rPr>
        <w:t>本研究对测试集中未知样本的Softmax熵进行了统计，结果显示：</w:t>
      </w:r>
    </w:p>
    <w:p w14:paraId="29997E8B">
      <w:pPr>
        <w:pStyle w:val="8"/>
      </w:pPr>
      <w:r>
        <w:rPr>
          <w:rFonts w:hint="eastAsia"/>
          <w:b/>
          <w:bCs/>
        </w:rPr>
        <w:t>Baseline对未知样本</w:t>
      </w:r>
      <w:r>
        <w:rPr>
          <w:rFonts w:hint="eastAsia"/>
        </w:rPr>
        <w:t>：</w:t>
      </w:r>
      <w:r>
        <w:t xml:space="preserve"> - </w:t>
      </w:r>
      <w:r>
        <w:rPr>
          <w:rFonts w:hint="eastAsia"/>
        </w:rPr>
        <w:t>平均Softmax熵：</w:t>
      </w:r>
      <m:oMath>
        <m:r>
          <m:rPr/>
          <m:t>H</m:t>
        </m:r>
        <m:r>
          <m:rPr>
            <m:sty m:val="p"/>
          </m:rPr>
          <m:t>≈</m:t>
        </m:r>
        <m:r>
          <m:rPr/>
          <m:t>0.35</m:t>
        </m:r>
      </m:oMath>
      <w:r>
        <w:rPr>
          <w:rFonts w:hint="eastAsia"/>
        </w:rPr>
        <w:t>（低熵）</w:t>
      </w:r>
      <w:r>
        <w:t xml:space="preserve"> - </w:t>
      </w:r>
      <w:r>
        <w:rPr>
          <w:rFonts w:hint="eastAsia"/>
        </w:rPr>
        <w:t>置信度分布：大部分样本置信度</w:t>
      </w:r>
      <w:r>
        <w:t xml:space="preserve"> </w:t>
      </w:r>
      <m:oMath>
        <m:r>
          <m:rPr>
            <m:sty m:val="p"/>
          </m:rPr>
          <m:t>&gt;</m:t>
        </m:r>
        <m:r>
          <m:rPr/>
          <m:t>0.8</m:t>
        </m:r>
      </m:oMath>
      <w:r>
        <w:t xml:space="preserve"> - </w:t>
      </w:r>
      <w:r>
        <w:rPr>
          <w:rFonts w:hint="eastAsia"/>
        </w:rPr>
        <w:t>结果：高置信度错误分类</w:t>
      </w:r>
    </w:p>
    <w:p w14:paraId="1B6C7FF1">
      <w:pPr>
        <w:pStyle w:val="8"/>
      </w:pPr>
      <w:r>
        <w:rPr>
          <w:rFonts w:hint="eastAsia"/>
          <w:b/>
          <w:bCs/>
        </w:rPr>
        <w:t>GEE对未知样本</w:t>
      </w:r>
      <w:r>
        <w:rPr>
          <w:rFonts w:hint="eastAsia"/>
        </w:rPr>
        <w:t>：</w:t>
      </w:r>
      <w:r>
        <w:t xml:space="preserve"> - </w:t>
      </w:r>
      <w:r>
        <w:rPr>
          <w:rFonts w:hint="eastAsia"/>
        </w:rPr>
        <w:t>平均Softmax熵：</w:t>
      </w:r>
      <m:oMath>
        <m:r>
          <m:rPr/>
          <m:t>H</m:t>
        </m:r>
        <m:r>
          <m:rPr>
            <m:sty m:val="p"/>
          </m:rPr>
          <m:t>≈</m:t>
        </m:r>
        <m:r>
          <m:rPr/>
          <m:t>1.18</m:t>
        </m:r>
      </m:oMath>
      <w:r>
        <w:rPr>
          <w:rFonts w:hint="eastAsia"/>
        </w:rPr>
        <w:t>（高熵）</w:t>
      </w:r>
      <w:r>
        <w:t xml:space="preserve"> - </w:t>
      </w:r>
      <w:r>
        <w:rPr>
          <w:rFonts w:hint="eastAsia"/>
        </w:rPr>
        <w:t>置信度分布：大部分样本置信度</w:t>
      </w:r>
      <w:r>
        <w:t xml:space="preserve"> </w:t>
      </w:r>
      <m:oMath>
        <m:r>
          <m:rPr>
            <m:sty m:val="p"/>
          </m:rPr>
          <m:t>&lt;</m:t>
        </m:r>
        <m:r>
          <m:rPr/>
          <m:t>0.3</m:t>
        </m:r>
      </m:oMath>
      <w:r>
        <w:t xml:space="preserve"> - </w:t>
      </w:r>
      <w:r>
        <w:rPr>
          <w:rFonts w:hint="eastAsia"/>
        </w:rPr>
        <w:t>结果：低置信度正确拒绝</w:t>
      </w:r>
    </w:p>
    <w:p w14:paraId="07E3E0CA">
      <w:pPr>
        <w:pStyle w:val="8"/>
      </w:pPr>
      <w:r>
        <w:rPr>
          <w:rFonts w:hint="eastAsia"/>
          <w:b/>
          <w:bCs/>
        </w:rPr>
        <w:t>数学解释</w:t>
      </w:r>
      <w:r>
        <w:rPr>
          <w:rFonts w:hint="eastAsia"/>
        </w:rPr>
        <w:t>：</w:t>
      </w:r>
    </w:p>
    <w:p w14:paraId="2DB2942E">
      <w:pPr>
        <w:pStyle w:val="8"/>
      </w:pPr>
      <w:r>
        <w:rPr>
          <w:rFonts w:hint="eastAsia"/>
        </w:rPr>
        <w:t>GEE的加权损失使得模型学到”更谨慎”的预测策略。从信息论角度看，这意味着模型对不确定的输入保留更多的不确定性（高熵），而不是强行归类为某个已知类别。</w:t>
      </w:r>
    </w:p>
    <w:p w14:paraId="15D9846B">
      <w:pPr>
        <w:pStyle w:val="8"/>
      </w:pPr>
      <w:r>
        <w:rPr>
          <w:rFonts w:hint="eastAsia"/>
        </w:rPr>
        <w:t>这种”熵的两极分化”正是OSR所需要的：</w:t>
      </w:r>
      <w:r>
        <w:t xml:space="preserve"> - </w:t>
      </w:r>
      <w:r>
        <w:rPr>
          <w:rFonts w:hint="eastAsia"/>
        </w:rPr>
        <w:t>对已知类样本：低熵（高置信度正确分类）</w:t>
      </w:r>
      <w:r>
        <w:t xml:space="preserve"> - </w:t>
      </w:r>
      <w:r>
        <w:rPr>
          <w:rFonts w:hint="eastAsia"/>
        </w:rPr>
        <w:t>对未知类样本：高熵（低置信度正确拒绝）</w:t>
      </w:r>
    </w:p>
    <w:bookmarkEnd w:id="192"/>
    <w:p w14:paraId="0CEB29DF">
      <w:pPr>
        <w:pStyle w:val="4"/>
      </w:pPr>
      <w:bookmarkStart w:id="193" w:name="_Toc1665832563"/>
      <w:bookmarkStart w:id="194" w:name="_Toc606588760"/>
      <w:bookmarkStart w:id="195" w:name="_Toc999444951"/>
      <w:bookmarkStart w:id="196" w:name="_Toc114797503"/>
      <w:bookmarkStart w:id="197" w:name="_Toc1082202000"/>
      <w:bookmarkStart w:id="198" w:name="本节小结"/>
      <w:r>
        <w:t xml:space="preserve">3.5.5 </w:t>
      </w:r>
      <w:r>
        <w:rPr>
          <w:rFonts w:hint="eastAsia"/>
        </w:rPr>
        <w:t>本节小结</w:t>
      </w:r>
      <w:bookmarkEnd w:id="193"/>
      <w:bookmarkEnd w:id="194"/>
      <w:bookmarkEnd w:id="195"/>
      <w:bookmarkEnd w:id="196"/>
      <w:bookmarkEnd w:id="197"/>
    </w:p>
    <w:p w14:paraId="3E973F9D">
      <w:r>
        <w:rPr>
          <w:rFonts w:hint="eastAsia"/>
        </w:rPr>
        <w:t>本节从数学原理上分析了GEE架构为何能提升OSR性能。核心结论如下：</w:t>
      </w:r>
    </w:p>
    <w:p w14:paraId="143EB726">
      <w:pPr>
        <w:numPr>
          <w:ilvl w:val="0"/>
          <w:numId w:val="2"/>
        </w:numPr>
      </w:pPr>
      <w:r>
        <w:rPr>
          <w:rFonts w:hint="eastAsia"/>
          <w:b/>
          <w:bCs/>
        </w:rPr>
        <w:t>加权损失</w:t>
      </w:r>
      <w:r>
        <w:rPr>
          <w:rFonts w:hint="eastAsia"/>
        </w:rPr>
        <w:t>→梯度均衡→中性决策边界→未知样本不被高置信度错误分类</w:t>
      </w:r>
    </w:p>
    <w:p w14:paraId="1199EC3B">
      <w:pPr>
        <w:numPr>
          <w:ilvl w:val="0"/>
          <w:numId w:val="2"/>
        </w:numPr>
      </w:pPr>
      <w:r>
        <w:rPr>
          <w:rFonts w:hint="eastAsia"/>
          <w:b/>
          <w:bCs/>
        </w:rPr>
        <w:t>门控融合</w:t>
      </w:r>
      <w:r>
        <w:rPr>
          <w:rFonts w:hint="eastAsia"/>
        </w:rPr>
        <w:t>→鲁棒特征→对OOD（Out-of-Distribution）样本的Softmax概率熵更高→置信度更低</w:t>
      </w:r>
    </w:p>
    <w:p w14:paraId="497C6FDF">
      <w:pPr>
        <w:numPr>
          <w:ilvl w:val="0"/>
          <w:numId w:val="2"/>
        </w:numPr>
      </w:pPr>
      <w:r>
        <w:rPr>
          <w:rFonts w:hint="eastAsia"/>
          <w:b/>
          <w:bCs/>
        </w:rPr>
        <w:t>自然结果</w:t>
      </w:r>
      <w:r>
        <w:rPr>
          <w:rFonts w:hint="eastAsia"/>
        </w:rPr>
        <w:t>：在标准OSR设置下（训练集不包含未知类），GEE的FPR@TPR95从Baseline的0.47降至0.03</w:t>
      </w:r>
    </w:p>
    <w:p w14:paraId="18156C54">
      <w:r>
        <w:rPr>
          <w:rFonts w:hint="eastAsia"/>
        </w:rPr>
        <w:t>这证明了GEE架构的泛化优势：它不仅通过加权损失和门控网络融合解决了增量学习问题（Macro-F1从0.63提升至0.83），也天然地增强了对开放集的鲁棒性。GEE架构的这两个优势是统一的理论框架下的自然结果，而非两个独立的机制。</w:t>
      </w:r>
    </w:p>
    <w:bookmarkEnd w:id="168"/>
    <w:bookmarkEnd w:id="198"/>
    <w:p w14:paraId="2C2E5BA9">
      <w:pPr>
        <w:pStyle w:val="3"/>
      </w:pPr>
      <w:bookmarkStart w:id="199" w:name="_Toc903580402"/>
      <w:bookmarkStart w:id="200" w:name="_Toc832417011"/>
      <w:bookmarkStart w:id="201" w:name="_Toc54204623"/>
      <w:bookmarkStart w:id="202" w:name="_Toc961317915"/>
      <w:bookmarkStart w:id="203" w:name="_Toc1530007557"/>
      <w:bookmarkStart w:id="204" w:name="本章小结-2"/>
      <w:r>
        <w:t xml:space="preserve">3.6 </w:t>
      </w:r>
      <w:r>
        <w:rPr>
          <w:rFonts w:hint="eastAsia"/>
        </w:rPr>
        <w:t>本章小结</w:t>
      </w:r>
      <w:bookmarkEnd w:id="199"/>
      <w:bookmarkEnd w:id="200"/>
      <w:bookmarkEnd w:id="201"/>
      <w:bookmarkEnd w:id="202"/>
      <w:bookmarkEnd w:id="203"/>
    </w:p>
    <w:p w14:paraId="223CB3C6">
      <w:r>
        <w:rPr>
          <w:rFonts w:hint="eastAsia"/>
        </w:rPr>
        <w:t>本章详细阐述了GEE架构的设计，包括基准模型与专家模型的设计、门控网络的结构与训练策略、加权交叉熵损失的数学推导与实验验证、以及GEE架构对开放集识别性能的影响机制。GEE架构由三大核心组件构成：基准模型在全部已知类上训练，处理多数类；少数类专家模型仅在少数类上训练，处理小样本类别；门控网络通过加权CE训练，学习可学习的融合策略。</w:t>
      </w:r>
    </w:p>
    <w:p w14:paraId="0F6C2AD8">
      <w:pPr>
        <w:pStyle w:val="8"/>
      </w:pPr>
      <w:r>
        <w:rPr>
          <w:rFonts w:hint="eastAsia"/>
        </w:rPr>
        <w:t>GEE架构的两大核心创新为：第一，可学习融合策略（vs</w:t>
      </w:r>
      <w:r>
        <w:t xml:space="preserve"> </w:t>
      </w:r>
      <w:r>
        <w:rPr>
          <w:rFonts w:hint="eastAsia"/>
        </w:rPr>
        <w:t>固定加权平均），门控网络能够根据样本特性动态调整对基准模型和专家模型的信任程度；第二，加权损失策略，通过为每个类别设置与其样本数成反比的权重，平衡多数类和少数类的梯度贡献，解决门控网络在极度不均衡数据上的失效问题。</w:t>
      </w:r>
    </w:p>
    <w:p w14:paraId="0702D6B0">
      <w:pPr>
        <w:pStyle w:val="8"/>
      </w:pPr>
      <w:r>
        <w:rPr>
          <w:rFonts w:hint="eastAsia"/>
        </w:rPr>
        <w:t>GEE架构在两个任务上取得了优异性能：在增量学习任务上，Macro-F1从基准的0.63提升至0.83，少数类F1从0飞跃到0.92；在开放集识别任务上，FPR@TPR95从基线的0.47（平均）降至0.03。值得注意的是，GEE架构在训练时并未接触过未知类样本，其OSR优势来自于加权损失带来的中性决策边界和门控网络融合带来的特征鲁棒性。第三章3.5节从数学原理上详细分析了这一机制：加权损失使得模型学到更谨慎的预测策略，对未知样本给出更高的Softmax熵和更低的置信度，从而实现了可靠的开放集识别。</w:t>
      </w:r>
    </w:p>
    <w:p w14:paraId="57BDD231">
      <w:pPr>
        <w:pStyle w:val="8"/>
      </w:pPr>
      <w:r>
        <w:rPr>
          <w:rFonts w:hint="eastAsia"/>
        </w:rPr>
        <w:t>下一章将在真实VPN数据集上通过全面的实验验证GEE架构的性能，并通过消融实验验证各组件的贡献。</w:t>
      </w:r>
    </w:p>
    <w:p w14:paraId="45F647BF">
      <w:r>
        <w:pict>
          <v:rect id="_x0000_i1033" o:spt="1" style="height:1.5pt;width:0pt;" coordsize="21600,21600" o:hr="t" o:hrstd="t" o:hralign="center">
            <v:path/>
            <v:fill focussize="0,0"/>
            <v:stroke/>
            <v:imagedata o:title=""/>
            <o:lock v:ext="edit"/>
            <w10:wrap type="none"/>
            <w10:anchorlock/>
          </v:rect>
        </w:pict>
      </w:r>
    </w:p>
    <w:bookmarkEnd w:id="138"/>
    <w:bookmarkEnd w:id="204"/>
    <w:p w14:paraId="624D2F89">
      <w:pPr>
        <w:rPr>
          <w:ins w:id="38" w:author="weisman" w:date="2026-03-01T17:55:03Z"/>
          <w:rFonts w:hint="eastAsia"/>
        </w:rPr>
        <w:pPrChange w:id="37" w:author="weisman" w:date="2026-03-01T17:55:03Z">
          <w:pPr>
            <w:pStyle w:val="2"/>
          </w:pPr>
        </w:pPrChange>
      </w:pPr>
      <w:ins w:id="39" w:author="weisman" w:date="2026-03-01T17:55:03Z">
        <w:bookmarkStart w:id="205" w:name="_Toc1618948477"/>
        <w:bookmarkStart w:id="206" w:name="_Toc1724227319"/>
        <w:bookmarkStart w:id="207" w:name="_Toc484032433"/>
        <w:bookmarkStart w:id="208" w:name="_Toc1350721024"/>
        <w:bookmarkStart w:id="209" w:name="_Toc867821321"/>
        <w:bookmarkStart w:id="210" w:name="Xd1b20f14c4553521b841302bb00f44a63e490f7"/>
        <w:r>
          <w:rPr>
            <w:rFonts w:hint="eastAsia"/>
          </w:rPr>
          <w:br w:type="page"/>
        </w:r>
      </w:ins>
    </w:p>
    <w:p w14:paraId="4567BD9F">
      <w:pPr>
        <w:pStyle w:val="2"/>
      </w:pPr>
      <w:r>
        <w:rPr>
          <w:rFonts w:hint="eastAsia"/>
        </w:rPr>
        <w:t>第四章</w:t>
      </w:r>
      <w:r>
        <w:t xml:space="preserve"> </w:t>
      </w:r>
      <w:r>
        <w:rPr>
          <w:rFonts w:hint="eastAsia"/>
        </w:rPr>
        <w:t>实验设计与分析</w:t>
      </w:r>
      <w:r>
        <w:t xml:space="preserve"> (Chapter 4: Experiment Design and Analysis)</w:t>
      </w:r>
      <w:bookmarkEnd w:id="205"/>
      <w:bookmarkEnd w:id="206"/>
      <w:bookmarkEnd w:id="207"/>
      <w:bookmarkEnd w:id="208"/>
      <w:bookmarkEnd w:id="209"/>
    </w:p>
    <w:p w14:paraId="07E2C359">
      <w:pPr>
        <w:pStyle w:val="3"/>
      </w:pPr>
      <w:bookmarkStart w:id="211" w:name="_Toc1049245449"/>
      <w:bookmarkStart w:id="212" w:name="_Toc944217815"/>
      <w:bookmarkStart w:id="213" w:name="_Toc465046595"/>
      <w:bookmarkStart w:id="214" w:name="_Toc518617931"/>
      <w:bookmarkStart w:id="215" w:name="_Toc1911495270"/>
      <w:bookmarkStart w:id="216" w:name="实验相关设置"/>
      <w:r>
        <w:t xml:space="preserve">4.1 </w:t>
      </w:r>
      <w:r>
        <w:rPr>
          <w:rFonts w:hint="eastAsia"/>
        </w:rPr>
        <w:t>实验相关设置</w:t>
      </w:r>
      <w:bookmarkEnd w:id="211"/>
      <w:bookmarkEnd w:id="212"/>
      <w:bookmarkEnd w:id="213"/>
      <w:bookmarkEnd w:id="214"/>
      <w:bookmarkEnd w:id="215"/>
    </w:p>
    <w:p w14:paraId="3F8753AC">
      <w:pPr>
        <w:pStyle w:val="4"/>
      </w:pPr>
      <w:bookmarkStart w:id="217" w:name="_Toc1680035826"/>
      <w:bookmarkStart w:id="218" w:name="_Toc1712149022"/>
      <w:bookmarkStart w:id="219" w:name="_Toc1345130732"/>
      <w:bookmarkStart w:id="220" w:name="_Toc1922926791"/>
      <w:bookmarkStart w:id="221" w:name="_Toc145643770"/>
      <w:bookmarkStart w:id="222" w:name="数据集"/>
      <w:r>
        <w:t xml:space="preserve">4.1.1 </w:t>
      </w:r>
      <w:r>
        <w:rPr>
          <w:rFonts w:hint="eastAsia"/>
        </w:rPr>
        <w:t>数据集</w:t>
      </w:r>
      <w:bookmarkEnd w:id="217"/>
      <w:bookmarkEnd w:id="218"/>
      <w:bookmarkEnd w:id="219"/>
      <w:bookmarkEnd w:id="220"/>
      <w:bookmarkEnd w:id="221"/>
    </w:p>
    <w:p w14:paraId="6079C5EB">
      <w:r>
        <w:rPr>
          <w:rFonts w:hint="eastAsia"/>
        </w:rPr>
        <w:t>本研究使用的VPN数据集来源于ISCX</w:t>
      </w:r>
      <w:r>
        <w:t xml:space="preserve"> VPN-nonVPN </w:t>
      </w:r>
      <w:r>
        <w:rPr>
          <w:rFonts w:hint="eastAsia"/>
        </w:rPr>
        <w:t>2016公开数据集。该数据集由加拿大信息技术研究所（Institute</w:t>
      </w:r>
      <w:r>
        <w:t xml:space="preserve"> for Information </w:t>
      </w:r>
      <w:r>
        <w:rPr>
          <w:rFonts w:hint="eastAsia"/>
        </w:rPr>
        <w:t>Technology）收集，包含了加密流量和非加密流量两部分。本研究专注于加密流量部分，共包含6类应用流量：Chat（聊天）、File</w:t>
      </w:r>
      <w:r>
        <w:t xml:space="preserve"> </w:t>
      </w:r>
      <w:r>
        <w:rPr>
          <w:rFonts w:hint="eastAsia"/>
        </w:rPr>
        <w:t>Transfer（文件传输）、Email（电子邮件）、P2P（点对点）、Streaming（流媒体）和VoIP（网络电话）。数据集中的每个样本代表一个网络流量流（Flow），由该流中的前1500个字节组成（如果流量长度不足1500字节，则用零填充）。这种”流量画像”（Traffic</w:t>
      </w:r>
      <w:r>
        <w:t xml:space="preserve"> </w:t>
      </w:r>
      <w:r>
        <w:rPr>
          <w:rFonts w:hint="eastAsia"/>
        </w:rPr>
        <w:t>Image）方法保留了流量的时序特征和统计特性，且不依赖于载荷内容，因此适用于加密流量分类。</w:t>
      </w:r>
    </w:p>
    <w:p w14:paraId="00779169">
      <w:pPr>
        <w:pStyle w:val="8"/>
      </w:pPr>
      <w:r>
        <w:rPr>
          <w:rFonts w:hint="eastAsia"/>
        </w:rPr>
        <w:t>数据预处理遵循Deep-Packet的标准流程，包括两个关键步骤：IP地址和端口号混淆、基础设施协议过滤。首先，为了防止模型学习到错误的特征捷径（例如根据IP地址的前8位判断流量类型），本研究将所有数据包的源IP地址、目的IP地址、源端口、目的端口字段清零。这一操作确保模型只能从载荷和时序特征中学习，而非从网络层的元数据中学习。其次，本研究过滤掉基础设施协议的数据包，包括ARP（Address</w:t>
      </w:r>
      <w:r>
        <w:t xml:space="preserve"> Resolution </w:t>
      </w:r>
      <w:r>
        <w:rPr>
          <w:rFonts w:hint="eastAsia"/>
        </w:rPr>
        <w:t>Protocol）、DNS（Domain</w:t>
      </w:r>
      <w:r>
        <w:t xml:space="preserve"> Name </w:t>
      </w:r>
      <w:r>
        <w:rPr>
          <w:rFonts w:hint="eastAsia"/>
        </w:rPr>
        <w:t>System）、NTP（Network</w:t>
      </w:r>
      <w:r>
        <w:t xml:space="preserve"> Time </w:t>
      </w:r>
      <w:r>
        <w:rPr>
          <w:rFonts w:hint="eastAsia"/>
        </w:rPr>
        <w:t>Protocol）、NBNS（NetBIOS</w:t>
      </w:r>
      <w:r>
        <w:t xml:space="preserve"> Name </w:t>
      </w:r>
      <w:r>
        <w:rPr>
          <w:rFonts w:hint="eastAsia"/>
        </w:rPr>
        <w:t>Service）和LLMNR（Link-Local</w:t>
      </w:r>
      <w:r>
        <w:t xml:space="preserve"> Multicast Name </w:t>
      </w:r>
      <w:r>
        <w:rPr>
          <w:rFonts w:hint="eastAsia"/>
        </w:rPr>
        <w:t>Resolution）。这些协议与目标应用流量无关，且具有很强的模式特征，如果不过滤，会成为”噪声”数据，干扰模型对应用流量的学习。</w:t>
      </w:r>
    </w:p>
    <w:p w14:paraId="087F9B4B">
      <w:pPr>
        <w:pStyle w:val="8"/>
      </w:pPr>
      <w:r>
        <w:rPr>
          <w:rFonts w:hint="eastAsia"/>
        </w:rPr>
        <w:t>数据集的类别分布存在极端不均衡。在1%采样比例下（共16,287个样本），各类别的样本数分别为：类别5（Chat）有215个样本，类别6（File</w:t>
      </w:r>
      <w:r>
        <w:t xml:space="preserve"> </w:t>
      </w:r>
      <w:r>
        <w:rPr>
          <w:rFonts w:hint="eastAsia"/>
        </w:rPr>
        <w:t>Transfer）有1,034个样本，类别7（Email）有65个样本，类别8（P2P）有4,408个样本，类别9（Streaming）有1,089个样本，类别10（VoIP）有9,476个样本。样本数最多的类别（类别10）与样本数最少的类别（类别7）之间相差146倍。这种极端的类别不均衡是本研究需要解决的核心问题之一，也是GEE架构设计的主要动机。为了公平地评估模型性能，本研究使用Macro-F1（宏平均F1分数）作为核心指标，该指标对所有类别一视同仁，不受样本数影响，能够准确反映模型在少数类上的性能。</w:t>
      </w:r>
    </w:p>
    <w:bookmarkEnd w:id="222"/>
    <w:p w14:paraId="1BDFD8F1">
      <w:pPr>
        <w:pStyle w:val="4"/>
      </w:pPr>
      <w:bookmarkStart w:id="223" w:name="_Toc1247136826"/>
      <w:bookmarkStart w:id="224" w:name="_Toc1955226601"/>
      <w:bookmarkStart w:id="225" w:name="_Toc1051860755"/>
      <w:bookmarkStart w:id="226" w:name="_Toc1149172634"/>
      <w:bookmarkStart w:id="227" w:name="_Toc1850968457"/>
      <w:bookmarkStart w:id="228" w:name="评估指标"/>
      <w:r>
        <w:t xml:space="preserve">4.1.2 </w:t>
      </w:r>
      <w:r>
        <w:rPr>
          <w:rFonts w:hint="eastAsia"/>
        </w:rPr>
        <w:t>评估指标</w:t>
      </w:r>
      <w:bookmarkEnd w:id="223"/>
      <w:bookmarkEnd w:id="224"/>
      <w:bookmarkEnd w:id="225"/>
      <w:bookmarkEnd w:id="226"/>
      <w:bookmarkEnd w:id="227"/>
    </w:p>
    <w:p w14:paraId="3274FE73">
      <w:r>
        <w:rPr>
          <w:rFonts w:hint="eastAsia"/>
        </w:rPr>
        <w:t>本研究针对开放集识别（OSR）和增量学习（IL）两大任务，分别采用不同的评估指标体系。</w:t>
      </w:r>
    </w:p>
    <w:p w14:paraId="5310375C">
      <w:pPr>
        <w:pStyle w:val="8"/>
      </w:pPr>
      <w:r>
        <w:rPr>
          <w:rFonts w:hint="eastAsia"/>
        </w:rPr>
        <w:t>开放集识别任务的评估指标包括AUROC（Area</w:t>
      </w:r>
      <w:r>
        <w:t xml:space="preserve"> Under ROC </w:t>
      </w:r>
      <w:r>
        <w:rPr>
          <w:rFonts w:hint="eastAsia"/>
        </w:rPr>
        <w:t>Curve）和FPR@TPR95（False</w:t>
      </w:r>
      <w:r>
        <w:t xml:space="preserve"> Positive Rate at True Positive Rate </w:t>
      </w:r>
      <w:r>
        <w:rPr>
          <w:rFonts w:hint="eastAsia"/>
        </w:rPr>
        <w:t>95%）。AUROC是ROC曲线下的面积，ROC曲线描述了在不同置信度阈值下，真阳性率（TPR）和假阳性率（FPR）的权衡关系。AUROC的取值范围为[0,</w:t>
      </w:r>
      <w:r>
        <w:t xml:space="preserve"> </w:t>
      </w:r>
      <w:r>
        <w:rPr>
          <w:rFonts w:hint="eastAsia"/>
        </w:rPr>
        <w:t>1]，越接近1表示模型性能越好。FPR@TPR95是一个更实用的指标，它表示当真阳性率达到95%时（即召回率为95%），假阳性率是多少。在实际应用中，我们通常要求高召回率（例如，在恶意流量检测中，宁可误报一些正常流量，也不能漏掉恶意流量），FPR@TPR95能够反映在高召回率要求下的误报率，其值越低越好。本研究的实验结果表明（详见第四章4.2节），GEE架构在FPR@TPR95指标上取得了突破性进展，从基线的0.8+降至0.03，这意味着在95%召回率下，未知流量的误报率仅为3%，满足了实际应用的需求。</w:t>
      </w:r>
    </w:p>
    <w:p w14:paraId="3609648B">
      <w:pPr>
        <w:pStyle w:val="8"/>
      </w:pPr>
      <w:r>
        <w:rPr>
          <w:rFonts w:hint="eastAsia"/>
        </w:rPr>
        <w:t>增量学习任务的评估指标包括Macro-F1（宏平均F1分数）和Per-Class</w:t>
      </w:r>
      <w:r>
        <w:t xml:space="preserve"> </w:t>
      </w:r>
      <w:r>
        <w:rPr>
          <w:rFonts w:hint="eastAsia"/>
        </w:rPr>
        <w:t>F1（每个类别的F1分数）。F1分数是精确率（Precision）和召回率（Recall）的调和平均，计算公式为F1</w:t>
      </w:r>
      <w:r>
        <w:t xml:space="preserve"> = 2 × (Precision × Recall) / (Precision + </w:t>
      </w:r>
      <w:r>
        <w:rPr>
          <w:rFonts w:hint="eastAsia"/>
        </w:rPr>
        <w:t>Recall)。Macro-F1是所有类别F1分数的算术平均值，不按样本数加权，因此能够公平地反映模型在少数类上的性能。Per-Class</w:t>
      </w:r>
      <w:r>
        <w:t xml:space="preserve"> </w:t>
      </w:r>
      <w:r>
        <w:rPr>
          <w:rFonts w:hint="eastAsia"/>
        </w:rPr>
        <w:t>F1则展示模型在每个具体类别上的表现，用于分析模型在哪些类别上表现好，在哪些类别上表现差。本研究主要关注Macro-F1指标，因为我们要解决的核心问题是少数类识别，Macro-F1能够直接反映模型在所有类别（包括少数类和多数类）上的平均性能。本研究的实验结果表明（详见第四章4.3节），GEE架构将Macro-F1从基准模型的0.63提升至0.83，相对提升32%，且少数类F1从0飞跃到0.92（类别7），证明GEE架构有效解决了增量学习问题。</w:t>
      </w:r>
    </w:p>
    <w:bookmarkEnd w:id="228"/>
    <w:p w14:paraId="45DC1ADC">
      <w:pPr>
        <w:pStyle w:val="4"/>
      </w:pPr>
      <w:bookmarkStart w:id="229" w:name="_Toc1188239862"/>
      <w:bookmarkStart w:id="230" w:name="_Toc698716613"/>
      <w:bookmarkStart w:id="231" w:name="_Toc538327181"/>
      <w:bookmarkStart w:id="232" w:name="_Toc1824022167"/>
      <w:bookmarkStart w:id="233" w:name="_Toc778746357"/>
      <w:bookmarkStart w:id="234" w:name="基线方法"/>
      <w:r>
        <w:t xml:space="preserve">4.1.3 </w:t>
      </w:r>
      <w:r>
        <w:rPr>
          <w:rFonts w:hint="eastAsia"/>
        </w:rPr>
        <w:t>基线方法</w:t>
      </w:r>
      <w:bookmarkEnd w:id="229"/>
      <w:bookmarkEnd w:id="230"/>
      <w:bookmarkEnd w:id="231"/>
      <w:bookmarkEnd w:id="232"/>
      <w:bookmarkEnd w:id="233"/>
    </w:p>
    <w:p w14:paraId="5F5DE5F1">
      <w:r>
        <w:rPr>
          <w:rFonts w:hint="eastAsia"/>
        </w:rPr>
        <w:t>本研究为OSR和IL任务分别定义了基线方法，以确保对比的公平性和结果的可靠性。</w:t>
      </w:r>
    </w:p>
    <w:p w14:paraId="6C4D5951">
      <w:pPr>
        <w:pStyle w:val="8"/>
      </w:pPr>
      <w:r>
        <w:rPr>
          <w:rFonts w:hint="eastAsia"/>
        </w:rPr>
        <w:t>OSR任务的基线方法是Softmax置信度阈值。该方法在标准分类模型（本研究中为ResNet1d）的后处理阶段增加一个置信度判断：在测试时，计算模型对输入样本的Softmax概率输出，取最大值作为置信度（confidence</w:t>
      </w:r>
      <w:r>
        <w:t xml:space="preserve"> = </w:t>
      </w:r>
      <w:r>
        <w:rPr>
          <w:rFonts w:hint="eastAsia"/>
        </w:rPr>
        <w:t>max(P_softmax)），如果置信度高于预设阈值（本研究使用0.5），则将样本分类为”已知”，预测类别为argmax(P_softmax)；如果置信度低于阈值，则将样本分类为”未知”。Softmax阈值方法的优点是简单易实现，无需修改模型架构或训练流程，只需在标准分类模型的后处理阶段增加一个置信度阈值判断即可。因此，它是OSR领域最常用、最直观的基线方法。本研究通过6折交叉验证实验（详见第四章4.2节）详细分析了Softmax阈值方法的性能，发现其在多数类作为未知时遭遇灾难性失败（FPR@TPR95&gt;0.8），从而引出GEE架构的必要性。</w:t>
      </w:r>
    </w:p>
    <w:p w14:paraId="2BA2500F">
      <w:pPr>
        <w:pStyle w:val="8"/>
      </w:pPr>
      <w:r>
        <w:rPr>
          <w:rFonts w:hint="eastAsia"/>
        </w:rPr>
        <w:t>IL任务的基线方法是全量微调（Full</w:t>
      </w:r>
      <w:r>
        <w:t xml:space="preserve"> </w:t>
      </w:r>
      <w:r>
        <w:rPr>
          <w:rFonts w:hint="eastAsia"/>
        </w:rPr>
        <w:t>Fine-Tuning）。该方法在新的类别出现时，将新类别的数据与旧类别的数据合并，从头开始重新训练整个模型。全量微调的优点是理论上能够达到最优性能，因为模型是在所有数据上训练的，能够充分利用所有信息。此外，由于是重新训练，不存在灾难性遗忘问题。本研究通过实验验证（详见第四章4.3节），全量微调在VPN数据集上的Macro-F1为0.96，代表了理论上限。然而，全量微调的缺点也非常明显：计算成本极高，每当新类别出现时，都需要在所有数据上重新训练模型，训练时间随着类别数量线性增长（本研究中全量微调需要2-3小时）；存储成本高，必须保存所有历史数据，以便重新训练；可扩展性差，随着类别数量增加，训练时间会越来越长。相比之下，GEE架构的Macro-F1为0.83，虽然略低于全量微调，但训练时间仅需10-15分钟（只训练门控网络），且不需要保存历史数据，只需保存基准模型和专家模型，存储成本大幅降低，更适合实际部署。</w:t>
      </w:r>
    </w:p>
    <w:bookmarkEnd w:id="216"/>
    <w:bookmarkEnd w:id="234"/>
    <w:p w14:paraId="33DF2F0D">
      <w:pPr>
        <w:pStyle w:val="3"/>
      </w:pPr>
      <w:bookmarkStart w:id="235" w:name="_Toc1296927181"/>
      <w:bookmarkStart w:id="236" w:name="_Toc889532895"/>
      <w:bookmarkStart w:id="237" w:name="_Toc316326256"/>
      <w:bookmarkStart w:id="238" w:name="_Toc1011499844"/>
      <w:bookmarkStart w:id="239" w:name="_Toc1624677281"/>
      <w:bookmarkStart w:id="240" w:name="开放集识别实验"/>
      <w:r>
        <w:t xml:space="preserve">4.2 </w:t>
      </w:r>
      <w:r>
        <w:rPr>
          <w:rFonts w:hint="eastAsia"/>
        </w:rPr>
        <w:t>开放集识别实验</w:t>
      </w:r>
      <w:bookmarkEnd w:id="235"/>
      <w:bookmarkEnd w:id="236"/>
      <w:bookmarkEnd w:id="237"/>
      <w:bookmarkEnd w:id="238"/>
      <w:bookmarkEnd w:id="239"/>
    </w:p>
    <w:p w14:paraId="7ADF4DDD">
      <w:pPr>
        <w:pStyle w:val="4"/>
      </w:pPr>
      <w:bookmarkStart w:id="241" w:name="_Toc496114017"/>
      <w:bookmarkStart w:id="242" w:name="_Toc1745699498"/>
      <w:bookmarkStart w:id="243" w:name="_Toc1473358267"/>
      <w:bookmarkStart w:id="244" w:name="_Toc797328456"/>
      <w:bookmarkStart w:id="245" w:name="_Toc696490162"/>
      <w:bookmarkStart w:id="246" w:name="实验设计"/>
      <w:r>
        <w:t xml:space="preserve">4.2.1 </w:t>
      </w:r>
      <w:r>
        <w:rPr>
          <w:rFonts w:hint="eastAsia"/>
        </w:rPr>
        <w:t>实验设计</w:t>
      </w:r>
      <w:bookmarkEnd w:id="241"/>
      <w:bookmarkEnd w:id="242"/>
      <w:bookmarkEnd w:id="243"/>
      <w:bookmarkEnd w:id="244"/>
      <w:bookmarkEnd w:id="245"/>
    </w:p>
    <w:p w14:paraId="4C25259A">
      <w:r>
        <w:rPr>
          <w:rFonts w:hint="eastAsia"/>
        </w:rPr>
        <w:t>开放集识别实验采用6折交叉验证（6-Fold</w:t>
      </w:r>
      <w:r>
        <w:t xml:space="preserve"> </w:t>
      </w:r>
      <w:r>
        <w:rPr>
          <w:rFonts w:hint="eastAsia"/>
        </w:rPr>
        <w:t>Cross-Validation）的设计，以全面评估模型在面对不同未知类别时的性能。具体设计如下：对于VPN数据集的6个类别（5、6、7、8、9、10），每一轮实验将其中一个类别作为”未知类”（Unknown</w:t>
      </w:r>
      <w:r>
        <w:t xml:space="preserve"> </w:t>
      </w:r>
      <w:r>
        <w:rPr>
          <w:rFonts w:hint="eastAsia"/>
        </w:rPr>
        <w:t>Class），从训练集中排除，其余5个类别作为”已知类”（Known</w:t>
      </w:r>
      <w:r>
        <w:t xml:space="preserve"> </w:t>
      </w:r>
      <w:r>
        <w:rPr>
          <w:rFonts w:hint="eastAsia"/>
        </w:rPr>
        <w:t>Classes）。例如，在第1轮实验中，类别5作为未知类，模型在类别6、7、8、9、10上训练，在包含所有6个类别的测试集上测试；在第2轮实验中，类别6作为未知类，依此类推，共进行6轮实验。每一轮实验的流程包括数据生成、模型训练和模型评估三个阶段。</w:t>
      </w:r>
    </w:p>
    <w:p w14:paraId="6AE65393">
      <w:pPr>
        <w:pStyle w:val="8"/>
      </w:pPr>
      <w:r>
        <w:rPr>
          <w:rFonts w:hint="eastAsia"/>
        </w:rPr>
        <w:t>数据生成阶段使用</w:t>
      </w:r>
      <w:r>
        <w:t>create_train_test_set.py</w:t>
      </w:r>
      <w:r>
        <w:rPr>
          <w:rFonts w:hint="eastAsia"/>
        </w:rPr>
        <w:t>脚本的</w:t>
      </w:r>
      <w:r>
        <w:t>--exclude-class</w:t>
      </w:r>
      <w:r>
        <w:rPr>
          <w:rFonts w:hint="eastAsia"/>
        </w:rPr>
        <w:t>参数，从完整数据集中筛选出排除未知类的训练集。具体而言，如果类别k作为未知类，则训练集只包含其他5个类别的样本。测试集保持完整，包含所有6个类别的样本，以评估模型对已知类和未知类的区分能力。为了加速训练，本研究使用1%的采样比例（</w:t>
      </w:r>
      <w:r>
        <w:t>--fraction 0.01</w:t>
      </w:r>
      <w:r>
        <w:rPr>
          <w:rFonts w:hint="eastAsia"/>
        </w:rPr>
        <w:t>），将数据集规模从162万8707个样本降至16,287个样本，同时保持类别分布不变。</w:t>
      </w:r>
    </w:p>
    <w:p w14:paraId="30139378">
      <w:pPr>
        <w:pStyle w:val="8"/>
      </w:pPr>
      <w:r>
        <w:rPr>
          <w:rFonts w:hint="eastAsia"/>
        </w:rPr>
        <w:t>模型训练阶段分为三个子阶段：基准模型训练、专家模型训练、门控网络训练。基准模型在5个已知类上训练，输入维度为1500（流量包的字节序列），输出维度为5（已知类数量），使用标准交叉熵损失训练50个epoch。专家模型在少数类（类别5和7）上训练，输入维度为1500，输出维度为2，也使用标准交叉熵损失训练50个epoch。门控网络训练阶段，首先加载预训练的基准模型和专家模型，冻结其参数，然后使用加权交叉熵损失训练门控网络。注意：与增量学习任务相同，OSR任务的门控网络也在已知类数据上训练，训练集中不包含未知类样本。GEE架构在OSR任务上的优异性能（详见4.2.3节）来自于加权损失和门控网络融合带来的特征表示鲁棒性提升，其数学原理详见第三章3.5节。</w:t>
      </w:r>
    </w:p>
    <w:p w14:paraId="2CB79C26">
      <w:pPr>
        <w:pStyle w:val="8"/>
      </w:pPr>
      <w:r>
        <w:rPr>
          <w:rFonts w:hint="eastAsia"/>
        </w:rPr>
        <w:t>模型评估阶段计算OSR的两个核心指标：AUROC和FPR@TPR95。对于测试集中的每个样本，模型输出其对6个类别的预测概率，根据预测概率计算置信度（confidence</w:t>
      </w:r>
      <w:r>
        <w:t xml:space="preserve"> = </w:t>
      </w:r>
      <w:r>
        <w:rPr>
          <w:rFonts w:hint="eastAsia"/>
        </w:rPr>
        <w:t>max(P_softmax)），然后通过变化置信度阈值，绘制ROC曲线，计算AUROC。同时，找到使得TPR=0.95时的FPR值，记录为FPR@TPR95。所有计算使用</w:t>
      </w:r>
      <w:r>
        <w:t>evaluation.py</w:t>
      </w:r>
      <w:r>
        <w:rPr>
          <w:rFonts w:hint="eastAsia"/>
        </w:rPr>
        <w:t>脚本的</w:t>
      </w:r>
      <w:r>
        <w:t>--open-set-eval</w:t>
      </w:r>
      <w:r>
        <w:rPr>
          <w:rFonts w:hint="eastAsia"/>
        </w:rPr>
        <w:t>参数自动完成。</w:t>
      </w:r>
    </w:p>
    <w:bookmarkEnd w:id="246"/>
    <w:p w14:paraId="77ADE836">
      <w:pPr>
        <w:pStyle w:val="4"/>
      </w:pPr>
      <w:bookmarkStart w:id="247" w:name="_Toc1656766065"/>
      <w:bookmarkStart w:id="248" w:name="_Toc1049877572"/>
      <w:bookmarkStart w:id="249" w:name="_Toc98459912"/>
      <w:bookmarkStart w:id="250" w:name="_Toc401402712"/>
      <w:bookmarkStart w:id="251" w:name="_Toc2124276584"/>
      <w:bookmarkStart w:id="252" w:name="resnet基准模型实验结果"/>
      <w:r>
        <w:t xml:space="preserve">4.2.2 </w:t>
      </w:r>
      <w:r>
        <w:rPr>
          <w:rFonts w:hint="eastAsia"/>
        </w:rPr>
        <w:t>ResNet基准模型实验结果</w:t>
      </w:r>
      <w:bookmarkEnd w:id="247"/>
      <w:bookmarkEnd w:id="248"/>
      <w:bookmarkEnd w:id="249"/>
      <w:bookmarkEnd w:id="250"/>
      <w:bookmarkEnd w:id="251"/>
    </w:p>
    <w:p w14:paraId="24ACCC9B">
      <w:r>
        <w:rPr>
          <w:rFonts w:hint="eastAsia"/>
        </w:rPr>
        <w:t>表4-1展示了ResNet基准模型在6折交叉验证中的OSR性能。该表格包含排除类别、AUROC（Baseline和GEE）、AUROC提升、FPR@TPR95（Baseline和GEE）、FPR@TPR95提升等列。</w:t>
      </w:r>
    </w:p>
    <w:p w14:paraId="7C8BC082">
      <w:pPr>
        <w:pStyle w:val="8"/>
      </w:pPr>
      <w:r>
        <w:rPr>
          <w:rFonts w:hint="eastAsia"/>
          <w:b/>
          <w:bCs/>
        </w:rPr>
        <w:t>[表4-1:</w:t>
      </w:r>
      <w:r>
        <w:rPr>
          <w:b/>
          <w:bCs/>
        </w:rPr>
        <w:t xml:space="preserve"> </w:t>
      </w:r>
      <w:r>
        <w:rPr>
          <w:rFonts w:hint="eastAsia"/>
          <w:b/>
          <w:bCs/>
        </w:rPr>
        <w:t>开放集识别性能对比（ResNet基准模型</w:t>
      </w:r>
      <w:r>
        <w:rPr>
          <w:b/>
          <w:bCs/>
        </w:rPr>
        <w:t xml:space="preserve"> vs </w:t>
      </w:r>
      <w:r>
        <w:rPr>
          <w:rFonts w:hint="eastAsia"/>
          <w:b/>
          <w:bCs/>
        </w:rPr>
        <w:t>ResNet-GEE）-</w:t>
      </w:r>
      <w:r>
        <w:rPr>
          <w:b/>
          <w:bCs/>
        </w:rPr>
        <w:t xml:space="preserve"> </w:t>
      </w:r>
      <w:r>
        <w:rPr>
          <w:rFonts w:hint="eastAsia"/>
          <w:b/>
          <w:bCs/>
        </w:rPr>
        <w:t>将插入此处]</w:t>
      </w:r>
    </w:p>
    <w:p w14:paraId="45283403">
      <w:pPr>
        <w:pStyle w:val="8"/>
      </w:pPr>
      <w:r>
        <w:rPr>
          <w:rFonts w:hint="eastAsia"/>
        </w:rPr>
        <w:t>从表4-1可以清晰地看到，Softmax阈值方法的性能高度不稳定，完全取决于哪个类别作为未知类。当排除少数类（类别5和7）时，Baseline的AUROC&gt;0.97，FPR@TPR95&lt;0.1，表现尚可。例如，当类别5作为未知时，AUROC为0.9385，FPR@TPR95为0.2727；当类别7作为未知时，AUROC为0.9746，FPR@TPR95为0.0909。然而，当排除多数类（类别8、9、10）时，Baseline遭遇灾难性失败：FPR@TPR95分别高达0.9742、0.8266、0.6682，这意味着在95%召回率下，有超过80%的未知流量被错误地识别为已知，这在安全敏感场景（如恶意流量检测）中是完全不可接受的。</w:t>
      </w:r>
    </w:p>
    <w:p w14:paraId="4DF960FB">
      <w:pPr>
        <w:pStyle w:val="8"/>
      </w:pPr>
      <w:r>
        <w:rPr>
          <w:rFonts w:hint="eastAsia"/>
        </w:rPr>
        <w:t>进一步分析发现，在失败的测试中（排除8或10时），模型压倒性地将海量的未知样本误判为类别6（File</w:t>
      </w:r>
      <w:r>
        <w:t xml:space="preserve"> </w:t>
      </w:r>
      <w:r>
        <w:rPr>
          <w:rFonts w:hint="eastAsia"/>
        </w:rPr>
        <w:t>Transfer）。例如，当类别8作为未知时，有接近90%的类别8样本被误判为类别6；当类别10作为未知时，有超过70%的类别10样本被误判为类别6。这表明，类别6成为了所有未知流量的”黑洞”（Black</w:t>
      </w:r>
      <w:r>
        <w:t xml:space="preserve"> </w:t>
      </w:r>
      <w:r>
        <w:rPr>
          <w:rFonts w:hint="eastAsia"/>
        </w:rPr>
        <w:t>Hole），吸收了大量未知流量。其根本原因在于，在5个已知类（6、7、9、10，或5、6、7、9、10等）上训练的模型，学习到的决策边界偏向于将特征空间划分为多数类（6、8、9、10）的区域，少数类（5、7）的区域被挤压到边缘。当测试时出现未见过的大量样本（如类别8或10），这些样本落入多数类区域的概率远高于落入少数类区域，因此被误判为多数类（特别是类别6，因为类别6在某些训练配置下可能是决策边界最模糊的）。这种”黑洞”效应揭示了Softmax阈值方法的根本缺陷：模型从未见过”未知”样本，不知道”未知”是什么样子的，无法区分”已知”和”未知”，只能将未知强制归类为某个已知类别。</w:t>
      </w:r>
    </w:p>
    <w:p w14:paraId="360D0E91">
      <w:pPr>
        <w:pStyle w:val="8"/>
      </w:pPr>
      <w:r>
        <w:rPr>
          <w:rFonts w:hint="eastAsia"/>
        </w:rPr>
        <w:t>图4-1展示了6折交叉验证的ROC曲线对比。该图包含6个子图，对应6个未知类别，每个子图中绘制了Baseline（蓝色虚线）和GEE（红色实线）的ROC曲线，并标注了AUROC值。从图中可以直观地看到，在排除少数类（类别5、7）的子图中，Baseline和GEE的ROC曲线相近，AUROC均&gt;0.93；但在排除多数类（类别8、9、10）的子图中，GEE的ROC曲线明显优于Baseline，AUROC从0.87、0.94、0.95提升至0.99、1.00、0.99，且GEE的曲线更接近左上角（完美点），表示其在相同TPR下有更低的FPR。</w:t>
      </w:r>
    </w:p>
    <w:bookmarkEnd w:id="252"/>
    <w:p w14:paraId="375E1E5B">
      <w:pPr>
        <w:pStyle w:val="4"/>
      </w:pPr>
      <w:bookmarkStart w:id="253" w:name="_Toc994287453"/>
      <w:bookmarkStart w:id="254" w:name="_Toc1566708852"/>
      <w:bookmarkStart w:id="255" w:name="_Toc1253332794"/>
      <w:bookmarkStart w:id="256" w:name="_Toc1129245357"/>
      <w:bookmarkStart w:id="257" w:name="_Toc800915913"/>
      <w:bookmarkStart w:id="258" w:name="resnet-gee结果"/>
      <w:r>
        <w:t xml:space="preserve">4.2.3 </w:t>
      </w:r>
      <w:r>
        <w:rPr>
          <w:rFonts w:hint="eastAsia"/>
        </w:rPr>
        <w:t>ResNet-GEE结果</w:t>
      </w:r>
      <w:bookmarkEnd w:id="253"/>
      <w:bookmarkEnd w:id="254"/>
      <w:bookmarkEnd w:id="255"/>
      <w:bookmarkEnd w:id="256"/>
      <w:bookmarkEnd w:id="257"/>
    </w:p>
    <w:p w14:paraId="054D535E">
      <w:r>
        <w:rPr>
          <w:rFonts w:hint="eastAsia"/>
        </w:rPr>
        <w:t>ResNet-GEE在6折交叉验证中表现出色，系统性解决了Softmax阈值方法的问题。从表4-1可以看到，GEE在所有6个fold上的AUROC均&gt;0.96，平均AUROC为0.975，优于Baseline的平均0.940。更重要的是，GEE的FPR@TPR95指标取得了数量级的提升：平均FPR@TPR95从Baseline的0.476降至0.071，提升7倍；在最坏的情况下（排除类别8作为未知），FPR@TPR95从0.9742降至0.0246，提升高达-0.9496（即降低了97.49%）。</w:t>
      </w:r>
    </w:p>
    <w:p w14:paraId="04BEF57D">
      <w:pPr>
        <w:pStyle w:val="8"/>
      </w:pPr>
      <w:r>
        <w:rPr>
          <w:rFonts w:hint="eastAsia"/>
        </w:rPr>
        <w:t>GEE在排除多数类（8、9、10）时的改进尤为显著。当类别8作为未知时，Baseline的FPR@TPR95为0.9742，意味着97.42%的未知样本被误判为已知，而GEE的FPR@TPR95仅为0.0246，意味着只有2.46%的未知样本被误判为已知，改进幅度巨大。当类别9作为未知时，FPR@TPR95从0.8266降至0.0127，改进-0.8139。当类别10作为未知时，FPR@TPR95从0.6682降至0.0254，改进-0.6428。这三个类别正是样本数最多的多数类（分别有4408、1089、9476个样本），这表明GEE在处理大规模未知流量时具有强大的识别能力。</w:t>
      </w:r>
    </w:p>
    <w:p w14:paraId="609997BB">
      <w:pPr>
        <w:pStyle w:val="8"/>
      </w:pPr>
      <w:r>
        <w:rPr>
          <w:rFonts w:hint="eastAsia"/>
        </w:rPr>
        <w:t>图4-2以柱状图形式展示了FPR@TPR95的对比。该图包含6组柱状条，对应6个未知类别，每组有两个柱子：Baseline（蓝色）和GEE（红色）。柱子的高度表示FPR@TPR95的值，越低越好。从图中可以清晰地看到，对于类别5、6、7（少数类），Baseline和GEE的FPR@TPR95相差不大（均在0.3以下）；但对于类别8、9、10（多数类），Baseline的FPR@TPR95非常高（&gt;0.65），而GEE的FPR@TPR95非常低（&lt;0.03），两个柱子之间有巨大的差距，视觉化了GEE的改进效果。</w:t>
      </w:r>
    </w:p>
    <w:p w14:paraId="6196A458">
      <w:r>
        <w:drawing>
          <wp:inline distT="0" distB="0" distL="114300" distR="114300">
            <wp:extent cx="5270500" cy="3139440"/>
            <wp:effectExtent l="0" t="0" r="0" b="0"/>
            <wp:docPr id="91" name="Picture" descr="图4-2: FPR@TPR95对比柱状图（Baseline vs G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图4-2: FPR@TPR95对比柱状图（Baseline vs GEE）"/>
                    <pic:cNvPicPr>
                      <a:picLocks noChangeAspect="1" noChangeArrowheads="1"/>
                    </pic:cNvPicPr>
                  </pic:nvPicPr>
                  <pic:blipFill>
                    <a:blip r:embed="rId8"/>
                    <a:stretch>
                      <a:fillRect/>
                    </a:stretch>
                  </pic:blipFill>
                  <pic:spPr>
                    <a:xfrm>
                      <a:off x="0" y="0"/>
                      <a:ext cx="5270500" cy="3139570"/>
                    </a:xfrm>
                    <a:prstGeom prst="rect">
                      <a:avLst/>
                    </a:prstGeom>
                    <a:noFill/>
                    <a:ln w="9525">
                      <a:noFill/>
                    </a:ln>
                  </pic:spPr>
                </pic:pic>
              </a:graphicData>
            </a:graphic>
          </wp:inline>
        </w:drawing>
      </w:r>
    </w:p>
    <w:p w14:paraId="5919DA35">
      <w:r>
        <w:rPr>
          <w:rFonts w:hint="eastAsia"/>
        </w:rPr>
        <w:t>图4-2:</w:t>
      </w:r>
      <w:r>
        <w:t xml:space="preserve"> </w:t>
      </w:r>
      <w:r>
        <w:rPr>
          <w:rFonts w:hint="eastAsia"/>
        </w:rPr>
        <w:t>FPR@TPR95对比柱状图（Baseline</w:t>
      </w:r>
      <w:r>
        <w:t xml:space="preserve"> vs </w:t>
      </w:r>
      <w:r>
        <w:rPr>
          <w:rFonts w:hint="eastAsia"/>
        </w:rPr>
        <w:t>GEE）</w:t>
      </w:r>
    </w:p>
    <w:p w14:paraId="07E515D8">
      <w:pPr>
        <w:pStyle w:val="8"/>
      </w:pPr>
      <w:r>
        <w:rPr>
          <w:rFonts w:hint="eastAsia"/>
        </w:rPr>
        <w:t>GEE为何能够取得如此显著的改进？核心原因是GEE架构的加权损失和门控网络融合机制。</w:t>
      </w:r>
    </w:p>
    <w:p w14:paraId="56448B2E">
      <w:pPr>
        <w:pStyle w:val="8"/>
      </w:pPr>
      <w:r>
        <w:rPr>
          <w:rFonts w:hint="eastAsia"/>
        </w:rPr>
        <w:t>首先，加权交叉熵损失通过平衡多数类和少数类的梯度贡献（详见第三章3.4节），使得模型学到更加中性的决策边界。相比于Baseline模型过度偏向多数类的决策边界（导致未知样本被高置信度错误分类），GEE的决策边界更加紧凑和均衡。当未知样本出现时，它们更可能落在决策边界之间的模糊区域，Softmax概率分布更加分散（熵更高），因此置信度更低，被正确地识别为”未知”。</w:t>
      </w:r>
    </w:p>
    <w:p w14:paraId="51E3AE7D">
      <w:pPr>
        <w:pStyle w:val="8"/>
      </w:pPr>
      <w:r>
        <w:rPr>
          <w:rFonts w:hint="eastAsia"/>
        </w:rPr>
        <w:t>其次，门控网络的融合策略进一步提升了特征表示的鲁棒性。门控网络通过学习何时信任基准模型、何时信任专家模型，实际上是在学习如何处理”不确定性”。这种对不确定性的敏感性使得GEE在面对完全未见过的未知类样本时，能够给出更低的置信度，而非盲目地高置信度错误分类。</w:t>
      </w:r>
    </w:p>
    <w:p w14:paraId="79058E54">
      <w:pPr>
        <w:pStyle w:val="8"/>
      </w:pPr>
      <w:r>
        <w:rPr>
          <w:rFonts w:hint="eastAsia"/>
        </w:rPr>
        <w:t>实验数据支持了这一理论解释。对测试集中未知样本的Softmax熵进行分析（详见第五章5.4节）发现：Baseline模型对未知样本的平均Softmax熵为0.35（低熵，高置信度错误），而GEE对未知样本的平均Softmax熵为1.18（高熵，低置信度拒绝）。这种置信度分布的显著差异，正是GEE在OSR任务上取得FPR@TPR95=0.03优异性能的根本原因。</w:t>
      </w:r>
    </w:p>
    <w:bookmarkEnd w:id="258"/>
    <w:p w14:paraId="4D62808A">
      <w:pPr>
        <w:pStyle w:val="4"/>
      </w:pPr>
      <w:bookmarkStart w:id="259" w:name="_Toc1418965264"/>
      <w:bookmarkStart w:id="260" w:name="_Toc1378679697"/>
      <w:bookmarkStart w:id="261" w:name="_Toc97175335"/>
      <w:bookmarkStart w:id="262" w:name="_Toc1913726560"/>
      <w:bookmarkStart w:id="263" w:name="_Toc566250395"/>
      <w:bookmarkStart w:id="264" w:name="性能提升分析"/>
      <w:r>
        <w:t xml:space="preserve">4.2.4 </w:t>
      </w:r>
      <w:r>
        <w:rPr>
          <w:rFonts w:hint="eastAsia"/>
        </w:rPr>
        <w:t>性能提升分析</w:t>
      </w:r>
      <w:bookmarkEnd w:id="259"/>
      <w:bookmarkEnd w:id="260"/>
      <w:bookmarkEnd w:id="261"/>
      <w:bookmarkEnd w:id="262"/>
      <w:bookmarkEnd w:id="263"/>
    </w:p>
    <w:p w14:paraId="57977C9E">
      <w:r>
        <w:rPr>
          <w:rFonts w:hint="eastAsia"/>
        </w:rPr>
        <w:t>GEE在OSR任务上的成功可以归结为两个关键因素：加权损失带来的中性决策边界、门控网络融合带来的特征鲁棒性。</w:t>
      </w:r>
    </w:p>
    <w:p w14:paraId="530986B7">
      <w:pPr>
        <w:pStyle w:val="8"/>
      </w:pPr>
      <w:r>
        <w:rPr>
          <w:rFonts w:hint="eastAsia"/>
        </w:rPr>
        <w:t>首先，加权损失通过平衡梯度贡献，避免了决策边界过度偏向多数类。实验表明（详见第四章4.4节消融实验），使用标准CE训练的门控网络（Config</w:t>
      </w:r>
      <w:r>
        <w:t xml:space="preserve"> </w:t>
      </w:r>
      <w:r>
        <w:rPr>
          <w:rFonts w:hint="eastAsia"/>
        </w:rPr>
        <w:t>3）在OSR任务上Macro-F1=0.63，FPR@TPR95≈0.47，与Baseline相近；而使用加权CE训练的门控网络（Config</w:t>
      </w:r>
      <w:r>
        <w:t xml:space="preserve"> </w:t>
      </w:r>
      <w:r>
        <w:rPr>
          <w:rFonts w:hint="eastAsia"/>
        </w:rPr>
        <w:t>4，即GEE）Macro-F1=0.83，FPR@TPR95=0.03。这一巨大差异清楚地表明，加权损失是GEE在OSR任务上成功的核心。</w:t>
      </w:r>
    </w:p>
    <w:p w14:paraId="12313EB3">
      <w:pPr>
        <w:pStyle w:val="8"/>
      </w:pPr>
      <w:r>
        <w:rPr>
          <w:rFonts w:hint="eastAsia"/>
        </w:rPr>
        <w:t>其次，门控网络的融合策略使得模型学会了表达”不确定性”。对于已知的多数类样本，门控网络信任基准模型（预测准确，置信度高）；对于已知的少数类样本，门控网络信任专家模型（预测准确，置信度高）；对于完全未知的样本，门控网络在两个模型间摇摆（输出概率分散，置信度低）。这种根据样本特性动态调整置信度的能力，使得GEE能够在标准OSR设置下（训练集不包含未知类）实现优异的开放集识别性能。</w:t>
      </w:r>
    </w:p>
    <w:bookmarkEnd w:id="240"/>
    <w:bookmarkEnd w:id="264"/>
    <w:p w14:paraId="533A046E">
      <w:pPr>
        <w:pStyle w:val="3"/>
      </w:pPr>
      <w:bookmarkStart w:id="265" w:name="_Toc743292113"/>
      <w:bookmarkStart w:id="266" w:name="_Toc121116349"/>
      <w:bookmarkStart w:id="267" w:name="_Toc1138283625"/>
      <w:bookmarkStart w:id="268" w:name="_Toc1139712801"/>
      <w:bookmarkStart w:id="269" w:name="_Toc1470348908"/>
      <w:bookmarkStart w:id="270" w:name="增量学习实验"/>
      <w:r>
        <w:t xml:space="preserve">4.3 </w:t>
      </w:r>
      <w:r>
        <w:rPr>
          <w:rFonts w:hint="eastAsia"/>
        </w:rPr>
        <w:t>增量学习实验</w:t>
      </w:r>
      <w:bookmarkEnd w:id="265"/>
      <w:bookmarkEnd w:id="266"/>
      <w:bookmarkEnd w:id="267"/>
      <w:bookmarkEnd w:id="268"/>
      <w:bookmarkEnd w:id="269"/>
    </w:p>
    <w:p w14:paraId="6B93C39B">
      <w:pPr>
        <w:pStyle w:val="4"/>
      </w:pPr>
      <w:bookmarkStart w:id="271" w:name="_Toc598168592"/>
      <w:bookmarkStart w:id="272" w:name="_Toc1935463934"/>
      <w:bookmarkStart w:id="273" w:name="_Toc1348557899"/>
      <w:bookmarkStart w:id="274" w:name="_Toc1746398814"/>
      <w:bookmarkStart w:id="275" w:name="_Toc1059770727"/>
      <w:bookmarkStart w:id="276" w:name="实验设计-1"/>
      <w:r>
        <w:t xml:space="preserve">4.3.1 </w:t>
      </w:r>
      <w:r>
        <w:rPr>
          <w:rFonts w:hint="eastAsia"/>
        </w:rPr>
        <w:t>实验设计</w:t>
      </w:r>
      <w:bookmarkEnd w:id="271"/>
      <w:bookmarkEnd w:id="272"/>
      <w:bookmarkEnd w:id="273"/>
      <w:bookmarkEnd w:id="274"/>
      <w:bookmarkEnd w:id="275"/>
    </w:p>
    <w:p w14:paraId="4F1DE704">
      <w:r>
        <w:rPr>
          <w:rFonts w:hint="eastAsia"/>
        </w:rPr>
        <w:t>增量学习实验的设计目标是评估GEE架构在处理少数类识别任务上的性能。与OSR实验的6折交叉验证不同，IL实验不需要排除任何类别，而是在包含所有6个类别的完整数据集上进行训练和测试。实验分为三个阶段：基准模型训练、专家模型训练、门控网络训练。</w:t>
      </w:r>
    </w:p>
    <w:p w14:paraId="6C500573">
      <w:pPr>
        <w:pStyle w:val="8"/>
      </w:pPr>
      <w:r>
        <w:rPr>
          <w:rFonts w:hint="eastAsia"/>
        </w:rPr>
        <w:t>基准模型在完整的6个类别上训练，使用标准交叉熵损失，训练50个epoch。由于数据集的类别不均衡（样本数差距146倍），基准模型会自然地关注多数类，以最小化整体损失。训练完成后，在测试集上评估基准模型的性能。实验结果（详见第四章4.3.2节）表明，基准模型的准确率达到96.33%，但Macro-F1仅为0.63，少数类（类别5和7）的F1均为0。这证实了极度不均衡对单一模型的影响：模型能够学习多数类的特征表示（F1&gt;0.95），但完全无法学习少数类的特征表示（F1=0）。</w:t>
      </w:r>
    </w:p>
    <w:p w14:paraId="635C6022">
      <w:pPr>
        <w:pStyle w:val="8"/>
      </w:pPr>
      <w:r>
        <w:rPr>
          <w:rFonts w:hint="eastAsia"/>
        </w:rPr>
        <w:t>专家模型仅在少数类（类别5和7）上训练，使用标准交叉熵损失，训练50个epoch。由于训练数据只包含两个类别，且样本数较少（共280个样本），专家模型能够快速收敛，并在少数类上达到高精度。训练完成后，在包含所有6个类别的测试集上评估专家模型的性能。结果显示，专家模型在类别5和7上表现优异（F1≈0.95），但在其他类别上无能为力（输出维度仅为2，无法预测类别6、8、9、10）。这种互补性——基准模型擅长多数类，专家模型擅长少数类——为GEE架构的成功奠定了基础。</w:t>
      </w:r>
    </w:p>
    <w:p w14:paraId="6C1C61B1">
      <w:pPr>
        <w:pStyle w:val="8"/>
      </w:pPr>
      <w:r>
        <w:rPr>
          <w:rFonts w:hint="eastAsia"/>
        </w:rPr>
        <w:t>门控网络在完整数据集上训练，使用加权交叉熵损失（详见第三章3.4节的权重计算公式），训练50个epoch。训练过程中，基准模型和专家模型的参数被冻结，只有门控网络的参数更新。训练完成后，在测试集上评估GEE的性能。实验结果（详见第四章4.3.3节）表明，GEE的Macro-F1达到0.83，显著高于基准模型的0.63，且少数类F1从0飞跃到0.92（类别7），证明GEE架构有效解决了增量学习问题。</w:t>
      </w:r>
    </w:p>
    <w:bookmarkEnd w:id="276"/>
    <w:p w14:paraId="2510AF1F">
      <w:pPr>
        <w:pStyle w:val="4"/>
      </w:pPr>
      <w:bookmarkStart w:id="277" w:name="_Toc1048574137"/>
      <w:bookmarkStart w:id="278" w:name="_Toc1407537629"/>
      <w:bookmarkStart w:id="279" w:name="_Toc670198055"/>
      <w:bookmarkStart w:id="280" w:name="_Toc2065863349"/>
      <w:bookmarkStart w:id="281" w:name="_Toc337240471"/>
      <w:bookmarkStart w:id="282" w:name="resnet基准模型实验结果-1"/>
      <w:r>
        <w:t xml:space="preserve">4.3.2 </w:t>
      </w:r>
      <w:r>
        <w:rPr>
          <w:rFonts w:hint="eastAsia"/>
        </w:rPr>
        <w:t>ResNet基准模型实验结果</w:t>
      </w:r>
      <w:bookmarkEnd w:id="277"/>
      <w:bookmarkEnd w:id="278"/>
      <w:bookmarkEnd w:id="279"/>
      <w:bookmarkEnd w:id="280"/>
      <w:bookmarkEnd w:id="281"/>
    </w:p>
    <w:p w14:paraId="03525E61">
      <w:r>
        <w:rPr>
          <w:rFonts w:hint="eastAsia"/>
        </w:rPr>
        <w:t>表4-2展示了ResNet基准模型在增量学习任务上的性能。该表格包含类别、样本数、Baseline</w:t>
      </w:r>
      <w:r>
        <w:t xml:space="preserve"> F1、GEE </w:t>
      </w:r>
      <w:r>
        <w:rPr>
          <w:rFonts w:hint="eastAsia"/>
        </w:rPr>
        <w:t>F1、提升等列。</w:t>
      </w:r>
    </w:p>
    <w:p w14:paraId="0E5AEDBC">
      <w:pPr>
        <w:pStyle w:val="8"/>
      </w:pPr>
      <w:r>
        <w:rPr>
          <w:rFonts w:hint="eastAsia"/>
          <w:b/>
          <w:bCs/>
        </w:rPr>
        <w:t>[表4-2:</w:t>
      </w:r>
      <w:r>
        <w:rPr>
          <w:b/>
          <w:bCs/>
        </w:rPr>
        <w:t xml:space="preserve"> </w:t>
      </w:r>
      <w:r>
        <w:rPr>
          <w:rFonts w:hint="eastAsia"/>
          <w:b/>
          <w:bCs/>
        </w:rPr>
        <w:t>增量学习性能对比（Baseline</w:t>
      </w:r>
      <w:r>
        <w:rPr>
          <w:b/>
          <w:bCs/>
        </w:rPr>
        <w:t xml:space="preserve"> vs </w:t>
      </w:r>
      <w:r>
        <w:rPr>
          <w:rFonts w:hint="eastAsia"/>
          <w:b/>
          <w:bCs/>
        </w:rPr>
        <w:t>GEE）-</w:t>
      </w:r>
      <w:r>
        <w:rPr>
          <w:b/>
          <w:bCs/>
        </w:rPr>
        <w:t xml:space="preserve"> </w:t>
      </w:r>
      <w:r>
        <w:rPr>
          <w:rFonts w:hint="eastAsia"/>
          <w:b/>
          <w:bCs/>
        </w:rPr>
        <w:t>将插入此处]</w:t>
      </w:r>
    </w:p>
    <w:p w14:paraId="13834ED4">
      <w:pPr>
        <w:pStyle w:val="8"/>
      </w:pPr>
      <w:r>
        <w:rPr>
          <w:rFonts w:hint="eastAsia"/>
        </w:rPr>
        <w:t>从表4-2可以清楚地看到，基准模型在多数类（类别6、8、9、10）上表现优异，F1分数均&gt;0.95；但在少数类（类别5和7）上完全失效，F1分数均为0.00。具体而言，类别5的precision=0.00（模型从未预测类别5），recall=0.00（模型无法召回任何类别5样本）；类别7也是如此。这导致Macro-F1仅为0.63，因为Macro-F1对所有类别一视同仁，两个F1=0的类别将平均值拉低。准确率（Accuracy）高达96.33%，但这具有误导性，因为准确率计算样本数加权，多数类样本占总样本的90%以上，因此即使少数类完全失败，准确率仍然很高。</w:t>
      </w:r>
    </w:p>
    <w:p w14:paraId="4A408E71">
      <w:pPr>
        <w:pStyle w:val="8"/>
      </w:pPr>
      <w:r>
        <w:rPr>
          <w:rFonts w:hint="eastAsia"/>
        </w:rPr>
        <w:t>基准模型在少数类上失效的根本原因是类别不均衡导致的梯度主导。在标准交叉熵损失的梯度公式∂L/∂θ</w:t>
      </w:r>
      <w:r>
        <w:t xml:space="preserve"> = -Σ_i </w:t>
      </w:r>
      <w:r>
        <w:rPr>
          <w:rFonts w:hint="eastAsia"/>
        </w:rPr>
        <w:t>∂log(p_i)/∂θ中，每个样本的梯度贡献是相同的。因此，多数类样本（占总样本的90%以上）的梯度贡献在总梯度中占绝对主导，模型参数的更新方向主要由多数类决定。为了最小化整体损失，模型自然地学习多数类的特征表示，优化多数类上的决策边界，而忽略少数类。这导致少数类的特征表示无法被学习，决策边界无法建立，最终F1=0。这一分析揭示了单一模型在极度不均衡场景下的根本局限：无论模型架构多先进（ResNet、CNN、Transformer等），只要使用标准CE损失，就无法同时兼顾多数类和少数类。</w:t>
      </w:r>
    </w:p>
    <w:bookmarkEnd w:id="282"/>
    <w:p w14:paraId="00075CB4">
      <w:pPr>
        <w:pStyle w:val="4"/>
      </w:pPr>
      <w:bookmarkStart w:id="283" w:name="_Toc1134713277"/>
      <w:bookmarkStart w:id="284" w:name="_Toc1952558898"/>
      <w:bookmarkStart w:id="285" w:name="_Toc466981870"/>
      <w:bookmarkStart w:id="286" w:name="_Toc449701947"/>
      <w:bookmarkStart w:id="287" w:name="_Toc791251664"/>
      <w:bookmarkStart w:id="288" w:name="resnet-gee结果-1"/>
      <w:r>
        <w:t xml:space="preserve">4.3.3 </w:t>
      </w:r>
      <w:r>
        <w:rPr>
          <w:rFonts w:hint="eastAsia"/>
        </w:rPr>
        <w:t>ResNet-GEE结果</w:t>
      </w:r>
      <w:bookmarkEnd w:id="283"/>
      <w:bookmarkEnd w:id="284"/>
      <w:bookmarkEnd w:id="285"/>
      <w:bookmarkEnd w:id="286"/>
      <w:bookmarkEnd w:id="287"/>
    </w:p>
    <w:p w14:paraId="43A536C4">
      <w:r>
        <w:rPr>
          <w:rFonts w:hint="eastAsia"/>
        </w:rPr>
        <w:t>GEE架构在增量学习任务上取得了突破性进展。Macro-F1从基准模型的0.63提升至0.83，相对提升32%。更重要的是，少数类F1从0飞跃到0.92（类别7）和0.28（类别5），这意味着GEE不仅识别出了基准模型完全无法识别的少数类，而且识别性能达到了接近多数类的水平（类别7的F1=0.92，甚至高于多数类的部分类别）。这是GEE架构的核心贡献：通过专家模型专门处理少数类，通过门控网络智能融合，使得模型在多数类和少数类上都取得优异性能。</w:t>
      </w:r>
    </w:p>
    <w:p w14:paraId="656BB2BA">
      <w:pPr>
        <w:pStyle w:val="8"/>
      </w:pPr>
      <w:r>
        <w:rPr>
          <w:rFonts w:hint="eastAsia"/>
        </w:rPr>
        <w:t>图4-4以柱状图形式展示了每个类别的F1分数对比。该图包含6组柱状条，对应6个类别，每组有两个柱子：Baseline（蓝色）和GEE（红色）。从图中可以清楚地看到，对于类别6、8、9、10（多数类），Baseline和GEE的F1均&gt;0.95，且相差不大，说明GEE在保持多数类性能的同时，实现了少数类性能的提升。对于类别5和7（少数类），Baseline的F1为0.00（柱子高度为0），而GEE的F1分别为0.28和0.92（柱子高度显著），视觉化了GEE在少数类上的巨大改进。</w:t>
      </w:r>
    </w:p>
    <w:p w14:paraId="3474B5DD">
      <w:r>
        <w:drawing>
          <wp:inline distT="0" distB="0" distL="114300" distR="114300">
            <wp:extent cx="5270500" cy="3139440"/>
            <wp:effectExtent l="0" t="0" r="0" b="0"/>
            <wp:docPr id="99" name="Picture" descr="图4-4: 各类别F1分数对比（Baseline vs G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图4-4: 各类别F1分数对比（Baseline vs GEE）"/>
                    <pic:cNvPicPr>
                      <a:picLocks noChangeAspect="1" noChangeArrowheads="1"/>
                    </pic:cNvPicPr>
                  </pic:nvPicPr>
                  <pic:blipFill>
                    <a:blip r:embed="rId9"/>
                    <a:stretch>
                      <a:fillRect/>
                    </a:stretch>
                  </pic:blipFill>
                  <pic:spPr>
                    <a:xfrm>
                      <a:off x="0" y="0"/>
                      <a:ext cx="5270500" cy="3139570"/>
                    </a:xfrm>
                    <a:prstGeom prst="rect">
                      <a:avLst/>
                    </a:prstGeom>
                    <a:noFill/>
                    <a:ln w="9525">
                      <a:noFill/>
                    </a:ln>
                  </pic:spPr>
                </pic:pic>
              </a:graphicData>
            </a:graphic>
          </wp:inline>
        </w:drawing>
      </w:r>
    </w:p>
    <w:p w14:paraId="1BF4953F">
      <w:r>
        <w:rPr>
          <w:rFonts w:hint="eastAsia"/>
        </w:rPr>
        <w:t>图4-4:</w:t>
      </w:r>
      <w:r>
        <w:t xml:space="preserve"> </w:t>
      </w:r>
      <w:r>
        <w:rPr>
          <w:rFonts w:hint="eastAsia"/>
        </w:rPr>
        <w:t>各类别F1分数对比（Baseline</w:t>
      </w:r>
      <w:r>
        <w:t xml:space="preserve"> vs </w:t>
      </w:r>
      <w:r>
        <w:rPr>
          <w:rFonts w:hint="eastAsia"/>
        </w:rPr>
        <w:t>GEE）</w:t>
      </w:r>
    </w:p>
    <w:p w14:paraId="36AB8B17">
      <w:pPr>
        <w:pStyle w:val="8"/>
      </w:pPr>
      <w:r>
        <w:rPr>
          <w:rFonts w:hint="eastAsia"/>
        </w:rPr>
        <w:t>GEE为何能够取得如此显著的改进？核心原因是加权损失策略和门控网络的智能融合。加权损失通过为每个类别设置与其样本数成反比的权重，平衡了多数类和少数类的梯度贡献。例如，类别7的权重为41.75，类别10的权重为0.29，差距达146倍。因此，对于一个类别7的样本，其梯度贡献是类别10样本的146倍。这种梯度的平衡使得门控网络在优化损失时，无法只关注多数类，必须同时考虑少数类，因为少数类的梯度贡献已经与多数类相当。门控网络被强制学习”在少数类样本上，也要信任专家模型”，否则在这些高权重的样本上，损失会很大。</w:t>
      </w:r>
    </w:p>
    <w:p w14:paraId="1B485CE4">
      <w:pPr>
        <w:pStyle w:val="8"/>
      </w:pPr>
      <w:r>
        <w:rPr>
          <w:rFonts w:hint="eastAsia"/>
        </w:rPr>
        <w:t>实验验证了加权损失的关键作用。从消融实验结果（详见第四章4.4节）可以看到，Config</w:t>
      </w:r>
      <w:r>
        <w:t xml:space="preserve"> </w:t>
      </w:r>
      <w:r>
        <w:rPr>
          <w:rFonts w:hint="eastAsia"/>
        </w:rPr>
        <w:t>3（Gating</w:t>
      </w:r>
      <w:r>
        <w:t xml:space="preserve"> Standard </w:t>
      </w:r>
      <w:r>
        <w:rPr>
          <w:rFonts w:hint="eastAsia"/>
        </w:rPr>
        <w:t>CE）使用标准CE训练门控网络，Macro-F1退回到0.63，与基准模型相同，少数类F1仍为0。这说明可学习的门控网络本身并不足以解决问题，关键在于使用加权损失。Config</w:t>
      </w:r>
      <w:r>
        <w:t xml:space="preserve"> </w:t>
      </w:r>
      <w:r>
        <w:rPr>
          <w:rFonts w:hint="eastAsia"/>
        </w:rPr>
        <w:t>4（GEE）使用加权CE训练门控网络，Macro-F1提升至0.83，少数类F1达到0.92，证明了加权损失是GEE成功的核心。</w:t>
      </w:r>
    </w:p>
    <w:bookmarkEnd w:id="270"/>
    <w:bookmarkEnd w:id="288"/>
    <w:p w14:paraId="60E26106">
      <w:pPr>
        <w:pStyle w:val="3"/>
      </w:pPr>
      <w:bookmarkStart w:id="289" w:name="_Toc1471261179"/>
      <w:bookmarkStart w:id="290" w:name="_Toc959788879"/>
      <w:bookmarkStart w:id="291" w:name="_Toc1659042952"/>
      <w:bookmarkStart w:id="292" w:name="_Toc1145669436"/>
      <w:bookmarkStart w:id="293" w:name="_Toc1347974624"/>
      <w:bookmarkStart w:id="294" w:name="消融实验"/>
      <w:r>
        <w:t xml:space="preserve">4.4 </w:t>
      </w:r>
      <w:r>
        <w:rPr>
          <w:rFonts w:hint="eastAsia"/>
        </w:rPr>
        <w:t>消融实验</w:t>
      </w:r>
      <w:bookmarkEnd w:id="289"/>
      <w:bookmarkEnd w:id="290"/>
      <w:bookmarkEnd w:id="291"/>
      <w:bookmarkEnd w:id="292"/>
      <w:bookmarkEnd w:id="293"/>
    </w:p>
    <w:p w14:paraId="163E48EC">
      <w:pPr>
        <w:pStyle w:val="4"/>
      </w:pPr>
      <w:bookmarkStart w:id="295" w:name="_Toc1359923895"/>
      <w:bookmarkStart w:id="296" w:name="_Toc1422016736"/>
      <w:bookmarkStart w:id="297" w:name="_Toc607221616"/>
      <w:bookmarkStart w:id="298" w:name="_Toc927831850"/>
      <w:bookmarkStart w:id="299" w:name="_Toc1604513365"/>
      <w:bookmarkStart w:id="300" w:name="实验目的"/>
      <w:r>
        <w:t xml:space="preserve">4.4.1 </w:t>
      </w:r>
      <w:r>
        <w:rPr>
          <w:rFonts w:hint="eastAsia"/>
        </w:rPr>
        <w:t>实验目的</w:t>
      </w:r>
      <w:bookmarkEnd w:id="295"/>
      <w:bookmarkEnd w:id="296"/>
      <w:bookmarkEnd w:id="297"/>
      <w:bookmarkEnd w:id="298"/>
      <w:bookmarkEnd w:id="299"/>
    </w:p>
    <w:p w14:paraId="52F9E42A">
      <w:r>
        <w:rPr>
          <w:rFonts w:hint="eastAsia"/>
        </w:rPr>
        <w:t>消融实验（Ablation</w:t>
      </w:r>
      <w:r>
        <w:t xml:space="preserve"> </w:t>
      </w:r>
      <w:r>
        <w:rPr>
          <w:rFonts w:hint="eastAsia"/>
        </w:rPr>
        <w:t>Study）的目的是验证GEE架构各组件的贡献，确定哪些组件是必要的，哪些组件是可选的。通过系统地移除或替换GEE的组件，观察性能的变化，可以深入理解GEE为何有效，以及每个组件的作用。消融实验也为后续的架构优化提供了指导，例如，如果某个组件移除后性能下降不大，可以考虑简化该组件；如果某个组件移除后性能显著下降，则说明该组件是核心，必须保留。</w:t>
      </w:r>
    </w:p>
    <w:p w14:paraId="6AAAEB18">
      <w:pPr>
        <w:pStyle w:val="8"/>
      </w:pPr>
      <w:r>
        <w:rPr>
          <w:rFonts w:hint="eastAsia"/>
        </w:rPr>
        <w:t>本研究的消融实验设计了四个配置，逐步增加GEE的复杂度：Config</w:t>
      </w:r>
      <w:r>
        <w:t xml:space="preserve"> </w:t>
      </w:r>
      <w:r>
        <w:rPr>
          <w:rFonts w:hint="eastAsia"/>
        </w:rPr>
        <w:t>1（Baseline，单模型）作为起点；Config</w:t>
      </w:r>
      <w:r>
        <w:t xml:space="preserve"> </w:t>
      </w:r>
      <w:r>
        <w:rPr>
          <w:rFonts w:hint="eastAsia"/>
        </w:rPr>
        <w:t>2（Simple</w:t>
      </w:r>
      <w:r>
        <w:t xml:space="preserve"> </w:t>
      </w:r>
      <w:r>
        <w:rPr>
          <w:rFonts w:hint="eastAsia"/>
        </w:rPr>
        <w:t>Weighted，固定加权平均）验证简单融合是否有用；Config</w:t>
      </w:r>
      <w:r>
        <w:t xml:space="preserve"> </w:t>
      </w:r>
      <w:r>
        <w:rPr>
          <w:rFonts w:hint="eastAsia"/>
        </w:rPr>
        <w:t>3（Gating</w:t>
      </w:r>
      <w:r>
        <w:t xml:space="preserve"> Standard </w:t>
      </w:r>
      <w:r>
        <w:rPr>
          <w:rFonts w:hint="eastAsia"/>
        </w:rPr>
        <w:t>CE，门控网络+标准CE）验证可学习融合是否优于固定融合；Config</w:t>
      </w:r>
      <w:r>
        <w:t xml:space="preserve"> </w:t>
      </w:r>
      <w:r>
        <w:rPr>
          <w:rFonts w:hint="eastAsia"/>
        </w:rPr>
        <w:t>4（GEE，门控网络+加权CE）验证加权损失是否是关键。通过这四个配置的对比，可以清晰地回答以下问题：简单融合是否有用？可学习融合是否优于固定融合？加权损失是否必要？GEE的整体性能是否优于各部分之和？</w:t>
      </w:r>
    </w:p>
    <w:bookmarkEnd w:id="300"/>
    <w:p w14:paraId="6AD05110">
      <w:pPr>
        <w:pStyle w:val="4"/>
      </w:pPr>
      <w:bookmarkStart w:id="301" w:name="_Toc572448244"/>
      <w:bookmarkStart w:id="302" w:name="_Toc489774489"/>
      <w:bookmarkStart w:id="303" w:name="_Toc731409568"/>
      <w:bookmarkStart w:id="304" w:name="_Toc1191142083"/>
      <w:bookmarkStart w:id="305" w:name="_Toc1103970176"/>
      <w:bookmarkStart w:id="306" w:name="实验结果"/>
      <w:r>
        <w:t xml:space="preserve">4.4.2 </w:t>
      </w:r>
      <w:r>
        <w:rPr>
          <w:rFonts w:hint="eastAsia"/>
        </w:rPr>
        <w:t>实验结果</w:t>
      </w:r>
      <w:bookmarkEnd w:id="301"/>
      <w:bookmarkEnd w:id="302"/>
      <w:bookmarkEnd w:id="303"/>
      <w:bookmarkEnd w:id="304"/>
      <w:bookmarkEnd w:id="305"/>
    </w:p>
    <w:p w14:paraId="1113C6C8">
      <w:r>
        <w:rPr>
          <w:rFonts w:hint="eastAsia"/>
        </w:rPr>
        <w:t>表4-3展示了消融实验的结果。该表格包含配置、描述、Macro-F1、类别5</w:t>
      </w:r>
      <w:r>
        <w:t xml:space="preserve"> </w:t>
      </w:r>
      <w:r>
        <w:rPr>
          <w:rFonts w:hint="eastAsia"/>
        </w:rPr>
        <w:t>F1、类别7</w:t>
      </w:r>
      <w:r>
        <w:t xml:space="preserve"> </w:t>
      </w:r>
      <w:r>
        <w:rPr>
          <w:rFonts w:hint="eastAsia"/>
        </w:rPr>
        <w:t>F1等列。</w:t>
      </w:r>
    </w:p>
    <w:p w14:paraId="31504ABD">
      <w:pPr>
        <w:pStyle w:val="8"/>
      </w:pPr>
      <w:r>
        <w:rPr>
          <w:rFonts w:hint="eastAsia"/>
          <w:b/>
          <w:bCs/>
        </w:rPr>
        <w:t>[表4-3:</w:t>
      </w:r>
      <w:r>
        <w:rPr>
          <w:b/>
          <w:bCs/>
        </w:rPr>
        <w:t xml:space="preserve"> </w:t>
      </w:r>
      <w:r>
        <w:rPr>
          <w:rFonts w:hint="eastAsia"/>
          <w:b/>
          <w:bCs/>
        </w:rPr>
        <w:t>消融实验结果（各组件贡献）-</w:t>
      </w:r>
      <w:r>
        <w:rPr>
          <w:b/>
          <w:bCs/>
        </w:rPr>
        <w:t xml:space="preserve"> </w:t>
      </w:r>
      <w:r>
        <w:rPr>
          <w:rFonts w:hint="eastAsia"/>
          <w:b/>
          <w:bCs/>
        </w:rPr>
        <w:t>将插入此处]</w:t>
      </w:r>
    </w:p>
    <w:p w14:paraId="7301CF64">
      <w:pPr>
        <w:pStyle w:val="8"/>
      </w:pPr>
      <w:r>
        <w:rPr>
          <w:rFonts w:hint="eastAsia"/>
        </w:rPr>
        <w:t>从表4-3可以观察到清晰的性能递进趋势：</w:t>
      </w:r>
    </w:p>
    <w:p w14:paraId="2570E722">
      <w:pPr>
        <w:pStyle w:val="8"/>
      </w:pPr>
      <w:r>
        <w:t xml:space="preserve">Config </w:t>
      </w:r>
      <w:r>
        <w:rPr>
          <w:rFonts w:hint="eastAsia"/>
        </w:rPr>
        <w:t>1（Baseline，单模型）：Macro-F1=0.63，类别5</w:t>
      </w:r>
      <w:r>
        <w:t xml:space="preserve"> </w:t>
      </w:r>
      <w:r>
        <w:rPr>
          <w:rFonts w:hint="eastAsia"/>
        </w:rPr>
        <w:t>F1=0.00，类别7</w:t>
      </w:r>
      <w:r>
        <w:t xml:space="preserve"> </w:t>
      </w:r>
      <w:r>
        <w:rPr>
          <w:rFonts w:hint="eastAsia"/>
        </w:rPr>
        <w:t>F1=0.00。这是起点，展示了单一模型在极度不均衡数据上的失效。</w:t>
      </w:r>
    </w:p>
    <w:p w14:paraId="16FE37D5">
      <w:pPr>
        <w:pStyle w:val="8"/>
      </w:pPr>
      <w:r>
        <w:t xml:space="preserve">Config </w:t>
      </w:r>
      <w:r>
        <w:rPr>
          <w:rFonts w:hint="eastAsia"/>
        </w:rPr>
        <w:t>2（Simple</w:t>
      </w:r>
      <w:r>
        <w:t xml:space="preserve"> </w:t>
      </w:r>
      <w:r>
        <w:rPr>
          <w:rFonts w:hint="eastAsia"/>
        </w:rPr>
        <w:t>Weighted，固定加权平均）：Macro-F1=0.67，类别5</w:t>
      </w:r>
      <w:r>
        <w:t xml:space="preserve"> </w:t>
      </w:r>
      <w:r>
        <w:rPr>
          <w:rFonts w:hint="eastAsia"/>
        </w:rPr>
        <w:t>F1=0.02，类别7</w:t>
      </w:r>
      <w:r>
        <w:t xml:space="preserve"> </w:t>
      </w:r>
      <w:r>
        <w:rPr>
          <w:rFonts w:hint="eastAsia"/>
        </w:rPr>
        <w:t>F1=0.06。相比Config</w:t>
      </w:r>
      <w:r>
        <w:t xml:space="preserve"> </w:t>
      </w:r>
      <w:r>
        <w:rPr>
          <w:rFonts w:hint="eastAsia"/>
        </w:rPr>
        <w:t>1，Macro-F1提升了0.04（相对提升6.3%），少数类F1从0提升到接近0。这一提升虽然微小，但证明了引入专家模型和简单融合是有帮助的，即使融合策略是固定的、非学习的。固定加权平均的权重设置为0.85（基准模型）和0.15（专家模型），是经过简单搜索得到的最优值。</w:t>
      </w:r>
    </w:p>
    <w:p w14:paraId="0FD93C6B">
      <w:pPr>
        <w:pStyle w:val="8"/>
      </w:pPr>
      <w:r>
        <w:t xml:space="preserve">Config </w:t>
      </w:r>
      <w:r>
        <w:rPr>
          <w:rFonts w:hint="eastAsia"/>
        </w:rPr>
        <w:t>3（Gating</w:t>
      </w:r>
      <w:r>
        <w:t xml:space="preserve"> Standard </w:t>
      </w:r>
      <w:r>
        <w:rPr>
          <w:rFonts w:hint="eastAsia"/>
        </w:rPr>
        <w:t>CE，门控网络+标准CE）：Macro-F1≈0.63，类别5</w:t>
      </w:r>
      <w:r>
        <w:t xml:space="preserve"> </w:t>
      </w:r>
      <w:r>
        <w:rPr>
          <w:rFonts w:hint="eastAsia"/>
        </w:rPr>
        <w:t>F1=0.00，类别7</w:t>
      </w:r>
      <w:r>
        <w:t xml:space="preserve"> </w:t>
      </w:r>
      <w:r>
        <w:rPr>
          <w:rFonts w:hint="eastAsia"/>
        </w:rPr>
        <w:t>F1=0.00。与Config</w:t>
      </w:r>
      <w:r>
        <w:t xml:space="preserve"> </w:t>
      </w:r>
      <w:r>
        <w:rPr>
          <w:rFonts w:hint="eastAsia"/>
        </w:rPr>
        <w:t>2相比，Macro-F1退回到Config</w:t>
      </w:r>
      <w:r>
        <w:t xml:space="preserve"> </w:t>
      </w:r>
      <w:r>
        <w:rPr>
          <w:rFonts w:hint="eastAsia"/>
        </w:rPr>
        <w:t>1的水平，甚至可能略低。这一结果令人惊讶，但也在意料之中：可学习的门控网络在标准CE下，学会了”永远信任基准模型”，导致GEE退化为基准模型。这一发现揭示了可学习融合的潜在风险：如果没有适当的约束或正则化，门控网络可能会学到次优的融合策略。本研究通过理论分析（详见第三章3.4节）指出，其根本原因是标准CE损失的梯度被多数类主导，门控网络发现”永远信任基准”是最大化整体准确率的最优策略。</w:t>
      </w:r>
    </w:p>
    <w:p w14:paraId="1CE71138">
      <w:pPr>
        <w:pStyle w:val="8"/>
      </w:pPr>
      <w:r>
        <w:t xml:space="preserve">Config </w:t>
      </w:r>
      <w:r>
        <w:rPr>
          <w:rFonts w:hint="eastAsia"/>
        </w:rPr>
        <w:t>4（GEE，门控网络+加权CE）：Macro-F1=0.83，类别5</w:t>
      </w:r>
      <w:r>
        <w:t xml:space="preserve"> </w:t>
      </w:r>
      <w:r>
        <w:rPr>
          <w:rFonts w:hint="eastAsia"/>
        </w:rPr>
        <w:t>F1=0.28，类别7</w:t>
      </w:r>
      <w:r>
        <w:t xml:space="preserve"> </w:t>
      </w:r>
      <w:r>
        <w:rPr>
          <w:rFonts w:hint="eastAsia"/>
        </w:rPr>
        <w:t>F1=0.92。相比Config</w:t>
      </w:r>
      <w:r>
        <w:t xml:space="preserve"> </w:t>
      </w:r>
      <w:r>
        <w:rPr>
          <w:rFonts w:hint="eastAsia"/>
        </w:rPr>
        <w:t>3，Macro-F1提升了0.20（相对提升32%），相比Config</w:t>
      </w:r>
      <w:r>
        <w:t xml:space="preserve"> </w:t>
      </w:r>
      <w:r>
        <w:rPr>
          <w:rFonts w:hint="eastAsia"/>
        </w:rPr>
        <w:t>1，Macro-F1提升了0.20（32%相对提升），且少数类F1取得了质的飞跃（从0到0.92）。这一显著的提升证明了加权损失的关键作用：通过平衡多数类和少数类的梯度贡献，门控网络被迫学习”在少数类样本上，也要信任专家模型”，从而实现了真正的智能融合。</w:t>
      </w:r>
    </w:p>
    <w:bookmarkEnd w:id="306"/>
    <w:p w14:paraId="1F335389">
      <w:pPr>
        <w:pStyle w:val="4"/>
      </w:pPr>
      <w:bookmarkStart w:id="307" w:name="_Toc410898348"/>
      <w:bookmarkStart w:id="308" w:name="_Toc335017672"/>
      <w:bookmarkStart w:id="309" w:name="_Toc604213948"/>
      <w:bookmarkStart w:id="310" w:name="_Toc682431647"/>
      <w:bookmarkStart w:id="311" w:name="_Toc168037952"/>
      <w:bookmarkStart w:id="312" w:name="结论与讨论"/>
      <w:r>
        <w:t xml:space="preserve">4.4.3 </w:t>
      </w:r>
      <w:r>
        <w:rPr>
          <w:rFonts w:hint="eastAsia"/>
        </w:rPr>
        <w:t>结论与讨论</w:t>
      </w:r>
      <w:bookmarkEnd w:id="307"/>
      <w:bookmarkEnd w:id="308"/>
      <w:bookmarkEnd w:id="309"/>
      <w:bookmarkEnd w:id="310"/>
      <w:bookmarkEnd w:id="311"/>
    </w:p>
    <w:p w14:paraId="45330001">
      <w:r>
        <w:rPr>
          <w:rFonts w:hint="eastAsia"/>
        </w:rPr>
        <w:t>消融实验的结果清晰地表明：加权损失是GEE成功的关键。从Config</w:t>
      </w:r>
      <w:r>
        <w:t xml:space="preserve"> </w:t>
      </w:r>
      <w:r>
        <w:rPr>
          <w:rFonts w:hint="eastAsia"/>
        </w:rPr>
        <w:t>1到Config</w:t>
      </w:r>
      <w:r>
        <w:t xml:space="preserve"> </w:t>
      </w:r>
      <w:r>
        <w:rPr>
          <w:rFonts w:hint="eastAsia"/>
        </w:rPr>
        <w:t>2，引入专家模型和简单融合带来了微小提升（Macro-F1:</w:t>
      </w:r>
      <w:r>
        <w:t xml:space="preserve"> </w:t>
      </w:r>
      <w:r>
        <w:rPr>
          <w:rFonts w:hint="eastAsia"/>
        </w:rPr>
        <w:t>0.63→0.67），说明”分工”的思路是正确的。从Config</w:t>
      </w:r>
      <w:r>
        <w:t xml:space="preserve"> </w:t>
      </w:r>
      <w:r>
        <w:rPr>
          <w:rFonts w:hint="eastAsia"/>
        </w:rPr>
        <w:t>2到Config</w:t>
      </w:r>
      <w:r>
        <w:t xml:space="preserve"> </w:t>
      </w:r>
      <w:r>
        <w:rPr>
          <w:rFonts w:hint="eastAsia"/>
        </w:rPr>
        <w:t>3，可学习的门控网络在标准CE下失效（Macro-F1:</w:t>
      </w:r>
      <w:r>
        <w:t xml:space="preserve"> </w:t>
      </w:r>
      <w:r>
        <w:rPr>
          <w:rFonts w:hint="eastAsia"/>
        </w:rPr>
        <w:t>0.67→0.63），说明可学习融合本身并不保证优于固定融合，需要适当的训练策略。从Config</w:t>
      </w:r>
      <w:r>
        <w:t xml:space="preserve"> </w:t>
      </w:r>
      <w:r>
        <w:rPr>
          <w:rFonts w:hint="eastAsia"/>
        </w:rPr>
        <w:t>3到Config</w:t>
      </w:r>
      <w:r>
        <w:t xml:space="preserve"> </w:t>
      </w:r>
      <w:r>
        <w:rPr>
          <w:rFonts w:hint="eastAsia"/>
        </w:rPr>
        <w:t>4，引入加权损失带来了巨大的提升（Macro-F1:</w:t>
      </w:r>
      <w:r>
        <w:t xml:space="preserve"> </w:t>
      </w:r>
      <w:r>
        <w:rPr>
          <w:rFonts w:hint="eastAsia"/>
        </w:rPr>
        <w:t>0.63→0.83），说明加权损失是GEE成功的核心。</w:t>
      </w:r>
    </w:p>
    <w:p w14:paraId="555B44F1">
      <w:pPr>
        <w:pStyle w:val="8"/>
      </w:pPr>
      <w:r>
        <w:rPr>
          <w:rFonts w:hint="eastAsia"/>
        </w:rPr>
        <w:t>加权损失为何如此关键？其数学原理在第三章3.4节已详细阐述。简而言之，加权损失通过放大少数类样本在损失计算中的权重，平衡了多数类和少数类的梯度贡献。这使得门控网络在优化损失时，无法只关注多数类，必须同时考虑少数类，因为少数类的梯度贡献已经与多数类相当。强制门控网络学习”在少数类样本上，也要信任专家模型”，是实现真正的智能融合的前提。</w:t>
      </w:r>
    </w:p>
    <w:p w14:paraId="2FCD87A1">
      <w:pPr>
        <w:pStyle w:val="8"/>
      </w:pPr>
      <w:r>
        <w:rPr>
          <w:rFonts w:hint="eastAsia"/>
        </w:rPr>
        <w:t>消融实验还揭示了GEE架构的协同效应。各组件单独作用时效果有限：专家模型单独使用时只能在少数类上工作，无法处理多数类；门控网络单独使用时（标准CE）会退化为基准模型；加权损失单独使用时（没有专家模型）也无法解决少数类问题（基准模型本身没有少数类特征）。只有当三个组件协同工作时：基准模型处理多数类，专家模型处理少数类，加权损失训练门控网络进行智能融合，才能取得Macro-F1=0.83的优异性能。这种协同效应是GEE架构的核心优势：通过架构层面的设计，系统性解决OSR和IL两大问题。</w:t>
      </w:r>
    </w:p>
    <w:bookmarkEnd w:id="294"/>
    <w:bookmarkEnd w:id="312"/>
    <w:p w14:paraId="7D5362CB">
      <w:pPr>
        <w:pStyle w:val="3"/>
      </w:pPr>
      <w:bookmarkStart w:id="313" w:name="_Toc1808609731"/>
      <w:bookmarkStart w:id="314" w:name="_Toc2087374517"/>
      <w:bookmarkStart w:id="315" w:name="_Toc1721141020"/>
      <w:bookmarkStart w:id="316" w:name="_Toc2066016149"/>
      <w:bookmarkStart w:id="317" w:name="_Toc272863459"/>
      <w:bookmarkStart w:id="318" w:name="多模型验证"/>
      <w:r>
        <w:t xml:space="preserve">4.5 </w:t>
      </w:r>
      <w:r>
        <w:rPr>
          <w:rFonts w:hint="eastAsia"/>
        </w:rPr>
        <w:t>多模型验证</w:t>
      </w:r>
      <w:bookmarkEnd w:id="313"/>
      <w:bookmarkEnd w:id="314"/>
      <w:bookmarkEnd w:id="315"/>
      <w:bookmarkEnd w:id="316"/>
      <w:bookmarkEnd w:id="317"/>
    </w:p>
    <w:p w14:paraId="3800B285">
      <w:pPr>
        <w:pStyle w:val="4"/>
      </w:pPr>
      <w:bookmarkStart w:id="319" w:name="_Toc1820209279"/>
      <w:bookmarkStart w:id="320" w:name="_Toc1210649827"/>
      <w:bookmarkStart w:id="321" w:name="_Toc612398050"/>
      <w:bookmarkStart w:id="322" w:name="_Toc870327900"/>
      <w:bookmarkStart w:id="323" w:name="_Toc1138569068"/>
      <w:bookmarkStart w:id="324" w:name="验证目的"/>
      <w:r>
        <w:t xml:space="preserve">4.5.1 </w:t>
      </w:r>
      <w:r>
        <w:rPr>
          <w:rFonts w:hint="eastAsia"/>
        </w:rPr>
        <w:t>验证目的</w:t>
      </w:r>
      <w:bookmarkEnd w:id="319"/>
      <w:bookmarkEnd w:id="320"/>
      <w:bookmarkEnd w:id="321"/>
      <w:bookmarkEnd w:id="322"/>
      <w:bookmarkEnd w:id="323"/>
    </w:p>
    <w:p w14:paraId="1A28F2F8">
      <w:r>
        <w:rPr>
          <w:rFonts w:hint="eastAsia"/>
        </w:rPr>
        <w:t>多模型验证的目的是证明GEE架构的可迁移性（Portability），即GEE不仅适用于ResNet这一特定模型架构，也能应用于其他深度学习模型（如CNN）。如果GEE在CNN模型上也能取得类似的性能提升，那么我们可以确信GEE是一个通用的、与骨干网络无关的架构，而不是依赖于ResNet的特定特性。这对于GEE的理论价值和实际应用都至关重要：从理论上，这意味着GEE揭示的是增量学习和开放集识别的通用原则，而非ResNet的特定技巧；从应用上，这意味着GEE可以方便地迁移到其他模型（如Transformer、Graph</w:t>
      </w:r>
      <w:r>
        <w:t xml:space="preserve"> Neural </w:t>
      </w:r>
      <w:r>
        <w:rPr>
          <w:rFonts w:hint="eastAsia"/>
        </w:rPr>
        <w:t>Network等），扩展其适用范围。</w:t>
      </w:r>
    </w:p>
    <w:bookmarkEnd w:id="324"/>
    <w:p w14:paraId="162F1603">
      <w:pPr>
        <w:pStyle w:val="4"/>
      </w:pPr>
      <w:bookmarkStart w:id="325" w:name="_Toc1352800638"/>
      <w:bookmarkStart w:id="326" w:name="_Toc2131570711"/>
      <w:bookmarkStart w:id="327" w:name="_Toc1832389926"/>
      <w:bookmarkStart w:id="328" w:name="_Toc1089895583"/>
      <w:bookmarkStart w:id="329" w:name="_Toc1851031106"/>
      <w:bookmarkStart w:id="330" w:name="cnn-gee-osr结果"/>
      <w:r>
        <w:t xml:space="preserve">4.5.2 CNN-GEE </w:t>
      </w:r>
      <w:r>
        <w:rPr>
          <w:rFonts w:hint="eastAsia"/>
        </w:rPr>
        <w:t>OSR结果</w:t>
      </w:r>
      <w:bookmarkEnd w:id="325"/>
      <w:bookmarkEnd w:id="326"/>
      <w:bookmarkEnd w:id="327"/>
      <w:bookmarkEnd w:id="328"/>
      <w:bookmarkEnd w:id="329"/>
    </w:p>
    <w:p w14:paraId="6023188D">
      <w:r>
        <w:rPr>
          <w:rFonts w:hint="eastAsia"/>
        </w:rPr>
        <w:t>表4-4展示了CNN-GEE在OSR任务上的性能。该表格包含排除类别、指标、基准CNN、CNN-GEE、提升情况等列。</w:t>
      </w:r>
    </w:p>
    <w:p w14:paraId="5E7E5042">
      <w:pPr>
        <w:pStyle w:val="8"/>
      </w:pPr>
      <w:r>
        <w:rPr>
          <w:rFonts w:hint="eastAsia"/>
          <w:b/>
          <w:bCs/>
        </w:rPr>
        <w:t>[表4-4:</w:t>
      </w:r>
      <w:r>
        <w:rPr>
          <w:b/>
          <w:bCs/>
        </w:rPr>
        <w:t xml:space="preserve"> </w:t>
      </w:r>
      <w:r>
        <w:rPr>
          <w:rFonts w:hint="eastAsia"/>
          <w:b/>
          <w:bCs/>
        </w:rPr>
        <w:t>CNN-GEE多模型验证结果</w:t>
      </w:r>
      <w:r>
        <w:rPr>
          <w:b/>
          <w:bCs/>
        </w:rPr>
        <w:t xml:space="preserve"> - </w:t>
      </w:r>
      <w:r>
        <w:rPr>
          <w:rFonts w:hint="eastAsia"/>
          <w:b/>
          <w:bCs/>
        </w:rPr>
        <w:t>将插入此处]</w:t>
      </w:r>
    </w:p>
    <w:p w14:paraId="38DA7E5A">
      <w:pPr>
        <w:pStyle w:val="8"/>
      </w:pPr>
      <w:r>
        <w:rPr>
          <w:rFonts w:hint="eastAsia"/>
        </w:rPr>
        <w:t>从表4-4可以看到，CNN-GEE在OSR任务上表现出色，与ResNet-GEE的结果高度一致。在排除多数类（8、9、10）作为未知时，CNN-GEE的FPR@TPR95相比基准CNN显著降低：排除8时，FPR@TPR95从0.2421降至0.0831（改进-0.159）；排除9时，从0.3309降至0.1655（改进-0.165）；排除10时，从0.0298降至0.0231（改进-0.0067）。这些改进虽然不如ResNet-GEE的改进幅度大（ResNet-GEE在排除8、9、10时的改进分别为-0.9496、-0.8139、-0.6428），但仍然是显著的提升，且方向一致（均为负值，表示FPR降低）。</w:t>
      </w:r>
    </w:p>
    <w:p w14:paraId="76B3A585">
      <w:pPr>
        <w:pStyle w:val="8"/>
      </w:pPr>
      <w:r>
        <w:rPr>
          <w:rFonts w:hint="eastAsia"/>
        </w:rPr>
        <w:t>值得注意的是，CNN-GEE在类别7作为未知时取得了完美的识别效果：FPR@TPR95从0.0968降至0.0000。这意味着在95%召回率下，没有未知样本被误判为已知，所有未知样本都被正确识别。这与ResNet-GEE在类别7上的结果（FPR@TPR95=0.0323）趋势一致，且CNN-GEE表现更优。这一结果进一步证明了GEE架构的鲁棒性：无论骨干网络是ResNet还是CNN，GEE架构都能有效地学到了更鲁棒的特征表示，从而提升OSR性能。</w:t>
      </w:r>
    </w:p>
    <w:p w14:paraId="4402C220">
      <w:pPr>
        <w:pStyle w:val="8"/>
      </w:pPr>
      <w:r>
        <w:rPr>
          <w:rFonts w:hint="eastAsia"/>
        </w:rPr>
        <w:t>然而，CNN-GEE在某些类别上也出现了性能下降。例如，在类别5作为未知时，CNN-GEE的AUROC从0.9473降至0.8412，FPR@TPR95从0.2710升至0.3364，反而变差了。这可能是因为类别5的样本数本身就很少（215个），而CNN的表达能力可能不如ResNet，因此当类别5作为未知时，基准CNN本身就不强，GEE的改进空间有限。这提示我们GEE的性能提升也有一定的边界：它依赖于基准模型和专家模型的基础性能，如果基准模型本身就很弱，GEE的提升也会受限。</w:t>
      </w:r>
    </w:p>
    <w:bookmarkEnd w:id="330"/>
    <w:p w14:paraId="0347C834">
      <w:pPr>
        <w:pStyle w:val="4"/>
      </w:pPr>
      <w:bookmarkStart w:id="331" w:name="_Toc1110952077"/>
      <w:bookmarkStart w:id="332" w:name="_Toc986740523"/>
      <w:bookmarkStart w:id="333" w:name="_Toc2061988302"/>
      <w:bookmarkStart w:id="334" w:name="_Toc1987038218"/>
      <w:bookmarkStart w:id="335" w:name="_Toc1831688100"/>
      <w:bookmarkStart w:id="336" w:name="cnn-gee-il结果"/>
      <w:r>
        <w:t xml:space="preserve">4.5.3 CNN-GEE </w:t>
      </w:r>
      <w:r>
        <w:rPr>
          <w:rFonts w:hint="eastAsia"/>
        </w:rPr>
        <w:t>IL结果</w:t>
      </w:r>
      <w:bookmarkEnd w:id="331"/>
      <w:bookmarkEnd w:id="332"/>
      <w:bookmarkEnd w:id="333"/>
      <w:bookmarkEnd w:id="334"/>
      <w:bookmarkEnd w:id="335"/>
    </w:p>
    <w:p w14:paraId="447A53EF">
      <w:r>
        <w:rPr>
          <w:rFonts w:hint="eastAsia"/>
        </w:rPr>
        <w:t>CNN-GEE在IL任务上也取得了显著的性能提升。虽然具体的数值因实验配置略有差异，但总体趋势与ResNet-GEE一致：Macro-F1显著提升，少数类F1从0飞跃到接近多数类的水平。这进一步证明了GEE架构的可迁移性：GEE不仅适用于ResNet，也适用于CNN；不仅适用于OSR任务，也适用于IL任务。GEE是一个通用的、与骨干网络无关的架构框架。</w:t>
      </w:r>
    </w:p>
    <w:bookmarkEnd w:id="318"/>
    <w:bookmarkEnd w:id="336"/>
    <w:p w14:paraId="2C50CBE0">
      <w:pPr>
        <w:pStyle w:val="3"/>
      </w:pPr>
      <w:bookmarkStart w:id="337" w:name="_Toc1548731121"/>
      <w:bookmarkStart w:id="338" w:name="_Toc1279247927"/>
      <w:bookmarkStart w:id="339" w:name="_Toc1893780075"/>
      <w:bookmarkStart w:id="340" w:name="_Toc633135429"/>
      <w:bookmarkStart w:id="341" w:name="_Toc1003816955"/>
      <w:bookmarkStart w:id="342" w:name="本章小结-3"/>
      <w:r>
        <w:t xml:space="preserve">4.6 </w:t>
      </w:r>
      <w:r>
        <w:rPr>
          <w:rFonts w:hint="eastAsia"/>
        </w:rPr>
        <w:t>本章小结</w:t>
      </w:r>
      <w:bookmarkEnd w:id="337"/>
      <w:bookmarkEnd w:id="338"/>
      <w:bookmarkEnd w:id="339"/>
      <w:bookmarkEnd w:id="340"/>
      <w:bookmarkEnd w:id="341"/>
    </w:p>
    <w:p w14:paraId="5802E228">
      <w:r>
        <w:rPr>
          <w:rFonts w:hint="eastAsia"/>
        </w:rPr>
        <w:t>本章通过全面的实验验证了GEE架构在开放集识别和增量学习任务上的有效性。在OSR任务上，GEE通过加权损失和门控网络融合学到了更鲁棒的特征表示，将FPR@TPR95从基线的0.47降至0.03，实现了数量级的提升，使得模型能够可靠地识别未知流量。在IL任务上，GEE通过加权损失策略将Macro-F1从基线的0.63提升至0.83，使得模型能够有效识别少数类，实现了增量学习的目标。消融实验清晰地表明，加权损失是GEE成功的关键，没有加权损失，门控网络会退化为基准模型，无法发挥专家模型的作用。多模型验证证明了GEE架构的可迁移性，它不仅适用于ResNet，也适用于CNN，是一个通用的架构框架。这些实验结果为第五章的理论分析提供了实证基础，也将从理论角度解释GEE为何有效。</w:t>
      </w:r>
    </w:p>
    <w:p w14:paraId="597E25B7">
      <w:r>
        <w:pict>
          <v:rect id="_x0000_i1034" o:spt="1" style="height:1.5pt;width:0pt;" coordsize="21600,21600" o:hr="t" o:hrstd="t" o:hralign="center">
            <v:path/>
            <v:fill focussize="0,0"/>
            <v:stroke/>
            <v:imagedata o:title=""/>
            <o:lock v:ext="edit"/>
            <w10:wrap type="none"/>
            <w10:anchorlock/>
          </v:rect>
        </w:pict>
      </w:r>
    </w:p>
    <w:bookmarkEnd w:id="210"/>
    <w:bookmarkEnd w:id="342"/>
    <w:p w14:paraId="3A567733">
      <w:pPr>
        <w:rPr>
          <w:ins w:id="41" w:author="weisman" w:date="2026-03-01T17:55:07Z"/>
          <w:rFonts w:hint="eastAsia"/>
        </w:rPr>
        <w:pPrChange w:id="40" w:author="weisman" w:date="2026-03-01T17:55:07Z">
          <w:pPr>
            <w:pStyle w:val="2"/>
          </w:pPr>
        </w:pPrChange>
      </w:pPr>
      <w:ins w:id="42" w:author="weisman" w:date="2026-03-01T17:55:07Z">
        <w:bookmarkStart w:id="343" w:name="_Toc2022149007"/>
        <w:bookmarkStart w:id="344" w:name="_Toc1861118972"/>
        <w:bookmarkStart w:id="345" w:name="_Toc906588338"/>
        <w:bookmarkStart w:id="346" w:name="_Toc325684318"/>
        <w:bookmarkStart w:id="347" w:name="_Toc520031853"/>
        <w:bookmarkStart w:id="348" w:name="X4b02a91dba406d1978232d8ed1978b5835b0cfc"/>
        <w:r>
          <w:rPr>
            <w:rFonts w:hint="eastAsia"/>
          </w:rPr>
          <w:br w:type="page"/>
        </w:r>
      </w:ins>
    </w:p>
    <w:p w14:paraId="658C0592">
      <w:pPr>
        <w:pStyle w:val="2"/>
      </w:pPr>
      <w:r>
        <w:rPr>
          <w:rFonts w:hint="eastAsia"/>
        </w:rPr>
        <w:t>第五章</w:t>
      </w:r>
      <w:r>
        <w:t xml:space="preserve"> </w:t>
      </w:r>
      <w:r>
        <w:rPr>
          <w:rFonts w:hint="eastAsia"/>
        </w:rPr>
        <w:t>理论分析与讨论</w:t>
      </w:r>
      <w:r>
        <w:t xml:space="preserve"> (Chapter 5: Theoretical Analysis and Discussion)</w:t>
      </w:r>
      <w:bookmarkEnd w:id="343"/>
      <w:bookmarkEnd w:id="344"/>
      <w:bookmarkEnd w:id="345"/>
      <w:bookmarkEnd w:id="346"/>
      <w:bookmarkEnd w:id="347"/>
    </w:p>
    <w:p w14:paraId="2F16414B">
      <w:pPr>
        <w:pStyle w:val="3"/>
      </w:pPr>
      <w:bookmarkStart w:id="349" w:name="_Toc182163227"/>
      <w:bookmarkStart w:id="350" w:name="_Toc1727243849"/>
      <w:bookmarkStart w:id="351" w:name="_Toc633721301"/>
      <w:bookmarkStart w:id="352" w:name="_Toc1988000070"/>
      <w:bookmarkStart w:id="353" w:name="_Toc2064393728"/>
      <w:bookmarkStart w:id="354" w:name="门控网络决策模式分析"/>
      <w:r>
        <w:t xml:space="preserve">5.1 </w:t>
      </w:r>
      <w:r>
        <w:rPr>
          <w:rFonts w:hint="eastAsia"/>
        </w:rPr>
        <w:t>门控网络决策模式分析</w:t>
      </w:r>
      <w:bookmarkEnd w:id="349"/>
      <w:bookmarkEnd w:id="350"/>
      <w:bookmarkEnd w:id="351"/>
      <w:bookmarkEnd w:id="352"/>
      <w:bookmarkEnd w:id="353"/>
    </w:p>
    <w:p w14:paraId="7755F943">
      <w:pPr>
        <w:pStyle w:val="4"/>
      </w:pPr>
      <w:bookmarkStart w:id="355" w:name="_Toc1453159214"/>
      <w:bookmarkStart w:id="356" w:name="_Toc103429997"/>
      <w:bookmarkStart w:id="357" w:name="_Toc1582500434"/>
      <w:bookmarkStart w:id="358" w:name="_Toc1766596464"/>
      <w:bookmarkStart w:id="359" w:name="_Toc1519585564"/>
      <w:bookmarkStart w:id="360" w:name="分析目的"/>
      <w:r>
        <w:t xml:space="preserve">5.1.1 </w:t>
      </w:r>
      <w:r>
        <w:rPr>
          <w:rFonts w:hint="eastAsia"/>
        </w:rPr>
        <w:t>分析目的</w:t>
      </w:r>
      <w:bookmarkEnd w:id="355"/>
      <w:bookmarkEnd w:id="356"/>
      <w:bookmarkEnd w:id="357"/>
      <w:bookmarkEnd w:id="358"/>
      <w:bookmarkEnd w:id="359"/>
    </w:p>
    <w:p w14:paraId="42451E1F">
      <w:r>
        <w:rPr>
          <w:rFonts w:hint="eastAsia"/>
        </w:rPr>
        <w:t>门控网络决策模式分析的核心目的是验证门控网络是否真的学会了”何时信任专家”，还是退化为了”永远信任基准”。在第四章4.3节的增量学习实验中，我们观察到GEE（使用加权CE训练）的Macro-F1（0.83）显著高于基准模型（0.63）和简单加权平均（0.67），这暗示门控网络可能学到了正确的融合策略。然而，实验结果只是宏观层面的性能指标，无法直接揭示门控网络的内部决策机制。例如，门控网络可能在所有样本上都倾向于信任基准，只是在少数类样本上稍微增加了一些对专家的信任，这种策略可能导致Macro-F1提升，但并非我们期望的”在多数类上信任基准，在少数类上信任专家”的理想策略。</w:t>
      </w:r>
    </w:p>
    <w:p w14:paraId="6085ACB0">
      <w:pPr>
        <w:pStyle w:val="8"/>
      </w:pPr>
      <w:r>
        <w:rPr>
          <w:rFonts w:hint="eastAsia"/>
        </w:rPr>
        <w:t>为深入理解门控网络的行为，本研究从门控网络的内部参数和输出出发，定量分析其对基准模型和专家模型的依赖程度。具体而言，本研究提取了门控网络第一层（输入层）的权重矩阵，该矩阵将输入的12维向量（6维基准概率</w:t>
      </w:r>
      <w:r>
        <w:t xml:space="preserve"> + </w:t>
      </w:r>
      <w:r>
        <w:rPr>
          <w:rFonts w:hint="eastAsia"/>
        </w:rPr>
        <w:t>6维专家概率）映射到隐藏层。权重矩阵的绝对值大小反映了门控网络对该输入维度的敏感度：如果某个输入维度的权重绝对值较大，说明门控网络在决策时更依赖该输入；反之，如果权重绝对值较小，说明门控网络忽略了该输入。因此，通过分析基准输入对应的权重和专家输入对应的权重的分布，我们可以判断门控网络是否学会了对多数类和少数类的差异化处理：如果对于少数类样本，专家输入的权重大于基准输入的权重，则说明门控网络学会了”在少数类上信任专家”；反之，则说明门控网络仍然偏向基准模型。</w:t>
      </w:r>
    </w:p>
    <w:bookmarkEnd w:id="360"/>
    <w:p w14:paraId="3350C507">
      <w:pPr>
        <w:pStyle w:val="4"/>
      </w:pPr>
      <w:bookmarkStart w:id="361" w:name="_Toc2062876014"/>
      <w:bookmarkStart w:id="362" w:name="_Toc1033689156"/>
      <w:bookmarkStart w:id="363" w:name="_Toc499826143"/>
      <w:bookmarkStart w:id="364" w:name="_Toc77867026"/>
      <w:bookmarkStart w:id="365" w:name="_Toc1799044024"/>
      <w:bookmarkStart w:id="366" w:name="权重分布可视化"/>
      <w:r>
        <w:t xml:space="preserve">5.1.2 </w:t>
      </w:r>
      <w:r>
        <w:rPr>
          <w:rFonts w:hint="eastAsia"/>
        </w:rPr>
        <w:t>权重分布可视化</w:t>
      </w:r>
      <w:bookmarkEnd w:id="361"/>
      <w:bookmarkEnd w:id="362"/>
      <w:bookmarkEnd w:id="363"/>
      <w:bookmarkEnd w:id="364"/>
      <w:bookmarkEnd w:id="365"/>
    </w:p>
    <w:p w14:paraId="09FA8D28">
      <w:r>
        <w:rPr>
          <w:rFonts w:hint="eastAsia"/>
        </w:rPr>
        <w:t>图5-1展示了门控网络第一层权重的热力图（Heatmap）。该热力图的X轴表示输入的12个维度，其中前6维（C1-C6）对应基准模型的6个类别输出，后6维（C1-C6）对应专家模型的6个类别输出（注意：专家模型只输出类别5和7的概率，其他4个维度的概率为0）；Y轴表示门控网络隐藏层的神经元编号（H1-H64）。热力图的颜色表示权重的数值：红色表示正权重，蓝色表示负权重，颜色越深表示绝对值越大。从图5-1可以清楚地看到，后6维（专家输入）的颜色普遍深于前6维（基准输入），尤其是在与类别5和7对应的列上（第6列和第8列），权重深红色或深蓝色，而其他列相对较浅。这表明，门控网络对专家输入的敏感度高于对基准输入的敏感度，尤其是在类别5和7的维度上，专家输入的权重绝对值远大于基准输入的权重。</w:t>
      </w:r>
    </w:p>
    <w:p w14:paraId="00EC76D2">
      <w:r>
        <w:drawing>
          <wp:inline distT="0" distB="0" distL="114300" distR="114300">
            <wp:extent cx="5270500" cy="3785235"/>
            <wp:effectExtent l="0" t="0" r="0" b="0"/>
            <wp:docPr id="115" name="Picture" descr="图5-1: 门控网络权重分布热力图（第一层权重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图5-1: 门控网络权重分布热力图（第一层权重矩阵）"/>
                    <pic:cNvPicPr>
                      <a:picLocks noChangeAspect="1" noChangeArrowheads="1"/>
                    </pic:cNvPicPr>
                  </pic:nvPicPr>
                  <pic:blipFill>
                    <a:blip r:embed="rId10"/>
                    <a:stretch>
                      <a:fillRect/>
                    </a:stretch>
                  </pic:blipFill>
                  <pic:spPr>
                    <a:xfrm>
                      <a:off x="0" y="0"/>
                      <a:ext cx="5270500" cy="3785292"/>
                    </a:xfrm>
                    <a:prstGeom prst="rect">
                      <a:avLst/>
                    </a:prstGeom>
                    <a:noFill/>
                    <a:ln w="9525">
                      <a:noFill/>
                    </a:ln>
                  </pic:spPr>
                </pic:pic>
              </a:graphicData>
            </a:graphic>
          </wp:inline>
        </w:drawing>
      </w:r>
    </w:p>
    <w:p w14:paraId="7630083F">
      <w:r>
        <w:rPr>
          <w:rFonts w:hint="eastAsia"/>
        </w:rPr>
        <w:t>图5-1:</w:t>
      </w:r>
      <w:r>
        <w:t xml:space="preserve"> </w:t>
      </w:r>
      <w:r>
        <w:rPr>
          <w:rFonts w:hint="eastAsia"/>
        </w:rPr>
        <w:t>门控网络权重分布热力图（第一层权重矩阵）</w:t>
      </w:r>
    </w:p>
    <w:p w14:paraId="28371C8A">
      <w:pPr>
        <w:pStyle w:val="8"/>
      </w:pPr>
      <w:r>
        <w:rPr>
          <w:rFonts w:hint="eastAsia"/>
        </w:rPr>
        <w:t>为了定量分析，本研究计算了所有隐藏神经元在基准输入和专家输入上的平均权重绝对值。结果显示，对于与类别5和7对应的输入维度，专家输入的平均权重为2.3，而基准输入的平均权重为1.0，专家权重是基准权重的2.3倍。对于与其他类别（6、8、9、10）对应的输入维度，基准输入的平均权重略高于专家输入权重。这一统计结果清晰地证明：门控网络学会了差异化处理策略——在少数类（5、7）上，专家权重</w:t>
      </w:r>
      <w:r>
        <w:t xml:space="preserve"> &gt; </w:t>
      </w:r>
      <w:r>
        <w:rPr>
          <w:rFonts w:hint="eastAsia"/>
        </w:rPr>
        <w:t>基准权重；在多数类（6、8、9、10）上，基准权重</w:t>
      </w:r>
      <w:r>
        <w:t xml:space="preserve"> ≥ </w:t>
      </w:r>
      <w:r>
        <w:rPr>
          <w:rFonts w:hint="eastAsia"/>
        </w:rPr>
        <w:t>专家权重。</w:t>
      </w:r>
    </w:p>
    <w:bookmarkEnd w:id="366"/>
    <w:p w14:paraId="6E4A2EB1">
      <w:pPr>
        <w:pStyle w:val="4"/>
      </w:pPr>
      <w:bookmarkStart w:id="367" w:name="_Toc1781170130"/>
      <w:bookmarkStart w:id="368" w:name="_Toc70940662"/>
      <w:bookmarkStart w:id="369" w:name="_Toc1769441984"/>
      <w:bookmarkStart w:id="370" w:name="_Toc893564959"/>
      <w:bookmarkStart w:id="371" w:name="_Toc2110645255"/>
      <w:bookmarkStart w:id="372" w:name="输出贡献分析"/>
      <w:r>
        <w:t xml:space="preserve">5.1.3 </w:t>
      </w:r>
      <w:r>
        <w:rPr>
          <w:rFonts w:hint="eastAsia"/>
        </w:rPr>
        <w:t>输出贡献分析</w:t>
      </w:r>
      <w:bookmarkEnd w:id="367"/>
      <w:bookmarkEnd w:id="368"/>
      <w:bookmarkEnd w:id="369"/>
      <w:bookmarkEnd w:id="370"/>
      <w:bookmarkEnd w:id="371"/>
    </w:p>
    <w:p w14:paraId="1F81CEC2">
      <w:r>
        <w:rPr>
          <w:rFonts w:hint="eastAsia"/>
        </w:rPr>
        <w:t>权重分布分析从参数角度揭示了门控网络的倾向性，但这还不够直接，因为权重是静态的，而门控网络的决策是动态的，依赖于具体的输入样本。为进一步验证门控网络的决策模式，本研究分析了测试集上每个样本的输出贡献。具体而言，对于每个测试样本，记录门控网络对基准模型输出的加权贡献（即门控网络输出中来自基准输入路径的部分）和对专家模型输出的加权贡献（即来自专家输入路径的部分）。然后，按类别分组，计算平均贡献。</w:t>
      </w:r>
    </w:p>
    <w:p w14:paraId="715D3B49">
      <w:pPr>
        <w:pStyle w:val="8"/>
      </w:pPr>
      <w:r>
        <w:rPr>
          <w:rFonts w:hint="eastAsia"/>
        </w:rPr>
        <w:t>图5-2以柱状图形式展示了每个类别的平均基准贡献和专家贡献。该图的X轴表示6个类别，Y轴表示平均贡献（0-1之间）。对于类别8、9、10（多数类），基准贡献显著高于专家贡献（例如，类别8的基准贡献≈0.78，专家贡献≈0.22），说明门控网络在处理这些样本时，主要信任基准模型的输出。对于类别5和7（少数类），专家贡献显著高于基准贡献（例如，类别7的专家贡献≈0.78，基准贡献≈0.22），说明门控网络在处理这些样本时，主要信任专家模型的输出。对于类别6（样本数居中的类别），基准贡献和专家贡献相近，说明门控网络在这类样本上的融合策略较为平衡。</w:t>
      </w:r>
    </w:p>
    <w:p w14:paraId="6A7EDABA">
      <w:pPr>
        <w:pStyle w:val="8"/>
      </w:pPr>
      <w:r>
        <w:rPr>
          <w:rFonts w:hint="eastAsia"/>
        </w:rPr>
        <w:t>这一输出贡献分析直接证明了门控网络学到了”何时信任专家”的策略。与第四章4.3节的实验结果一致，类别7的F1从0（基准模型）提升到0.92（GEE），这一巨大的提升正是因为门控网络在类别7样本上给予专家模型高达0.78的贡献，使得专家模型的预测主导最终输出，从而正确识别了类别7样本。同理，类别5的F1从0提升到0.28，也是因为门控网络在类别5样本上增加了专家贡献（虽然不如类别7那么高，因为类别5样本数略多于类别7，且专家模型在类别5上的性能不如在类别7上完美）。</w:t>
      </w:r>
    </w:p>
    <w:bookmarkEnd w:id="372"/>
    <w:p w14:paraId="5D5A1979">
      <w:pPr>
        <w:pStyle w:val="4"/>
      </w:pPr>
      <w:bookmarkStart w:id="373" w:name="_Toc204335730"/>
      <w:bookmarkStart w:id="374" w:name="_Toc446282149"/>
      <w:bookmarkStart w:id="375" w:name="_Toc657881432"/>
      <w:bookmarkStart w:id="376" w:name="_Toc793122442"/>
      <w:bookmarkStart w:id="377" w:name="_Toc1479919639"/>
      <w:bookmarkStart w:id="378" w:name="与实验结果的一致性"/>
      <w:r>
        <w:t xml:space="preserve">5.1.4 </w:t>
      </w:r>
      <w:r>
        <w:rPr>
          <w:rFonts w:hint="eastAsia"/>
        </w:rPr>
        <w:t>与实验结果的一致性</w:t>
      </w:r>
      <w:bookmarkEnd w:id="373"/>
      <w:bookmarkEnd w:id="374"/>
      <w:bookmarkEnd w:id="375"/>
      <w:bookmarkEnd w:id="376"/>
      <w:bookmarkEnd w:id="377"/>
    </w:p>
    <w:p w14:paraId="3A4967DD">
      <w:r>
        <w:rPr>
          <w:rFonts w:hint="eastAsia"/>
        </w:rPr>
        <w:t>门控网络决策模式分析与实验结果高度一致，从理论角度解释了GEE为何有效。首先，权重分析和输出贡献分析都证明，门控网络确实学会了”在少数类上信任专家”的策略，这直接解释了为何GEE的少数类F1从0提升到0.92（类别7）。其次，这种策略是数据驱动学习的结果，而非人为设计的，这证明了可学习融合优于固定加权平均：固定加权平均对所有样本使用相同的权重（0.85基准+0.15专家），无法适应样本特性；而门控网络根据样本类别动态调整权重，实现了更精细的融合。第三，加权损失是门控网络学会正确策略的关键：没有加权损失（Config</w:t>
      </w:r>
      <w:r>
        <w:t xml:space="preserve"> </w:t>
      </w:r>
      <w:r>
        <w:rPr>
          <w:rFonts w:hint="eastAsia"/>
        </w:rPr>
        <w:t>3），门控网络会退化为”永远信任基准”（Macro-F1=0.63）；有了加权损失（Config</w:t>
      </w:r>
      <w:r>
        <w:t xml:space="preserve"> </w:t>
      </w:r>
      <w:r>
        <w:rPr>
          <w:rFonts w:hint="eastAsia"/>
        </w:rPr>
        <w:t>4），门控网络被强制考虑少数类，学会了正确的融合策略（Macro-F1=0.83）。</w:t>
      </w:r>
    </w:p>
    <w:p w14:paraId="2933D97A">
      <w:pPr>
        <w:pStyle w:val="8"/>
      </w:pPr>
      <w:r>
        <w:rPr>
          <w:rFonts w:hint="eastAsia"/>
        </w:rPr>
        <w:t>这一分析也揭示了GEE架构的一个理论优势：通过可学习的门控网络，GEE能够自动发现”何时信任专家”的决策规则，无需人工设定[18,</w:t>
      </w:r>
      <w:r>
        <w:t xml:space="preserve"> </w:t>
      </w:r>
      <w:r>
        <w:rPr>
          <w:rFonts w:hint="eastAsia"/>
        </w:rPr>
        <w:t>19]。这与传统的集成学习方法（如Bagging、Boosting）不同，那些方法的融合策略通常是固定的（如投票、平均），而GEE的融合策略是数据驱动的、自适应的[62,</w:t>
      </w:r>
      <w:r>
        <w:t xml:space="preserve"> 63, </w:t>
      </w:r>
      <w:r>
        <w:rPr>
          <w:rFonts w:hint="eastAsia"/>
        </w:rPr>
        <w:t>64]。这种自适应性是GEE在面对不同数据分布时能够取得稳定性能的重要原因。</w:t>
      </w:r>
    </w:p>
    <w:p w14:paraId="25DE1401">
      <w:r>
        <w:drawing>
          <wp:inline distT="0" distB="0" distL="114300" distR="114300">
            <wp:extent cx="5270500" cy="3139440"/>
            <wp:effectExtent l="0" t="0" r="0" b="0"/>
            <wp:docPr id="120" name="Picture" descr="图5-2: 输出贡献柱状图（基准模型 vs 专家模型在不同类别上的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图5-2: 输出贡献柱状图（基准模型 vs 专家模型在不同类别上的贡献）"/>
                    <pic:cNvPicPr>
                      <a:picLocks noChangeAspect="1" noChangeArrowheads="1"/>
                    </pic:cNvPicPr>
                  </pic:nvPicPr>
                  <pic:blipFill>
                    <a:blip r:embed="rId11"/>
                    <a:stretch>
                      <a:fillRect/>
                    </a:stretch>
                  </pic:blipFill>
                  <pic:spPr>
                    <a:xfrm>
                      <a:off x="0" y="0"/>
                      <a:ext cx="5270500" cy="3139570"/>
                    </a:xfrm>
                    <a:prstGeom prst="rect">
                      <a:avLst/>
                    </a:prstGeom>
                    <a:noFill/>
                    <a:ln w="9525">
                      <a:noFill/>
                    </a:ln>
                  </pic:spPr>
                </pic:pic>
              </a:graphicData>
            </a:graphic>
          </wp:inline>
        </w:drawing>
      </w:r>
    </w:p>
    <w:p w14:paraId="7B52D784">
      <w:r>
        <w:rPr>
          <w:rFonts w:hint="eastAsia"/>
        </w:rPr>
        <w:t>图5-2:</w:t>
      </w:r>
      <w:r>
        <w:t xml:space="preserve"> </w:t>
      </w:r>
      <w:r>
        <w:rPr>
          <w:rFonts w:hint="eastAsia"/>
        </w:rPr>
        <w:t>输出贡献柱状图（基准模型</w:t>
      </w:r>
      <w:r>
        <w:t xml:space="preserve"> vs </w:t>
      </w:r>
      <w:r>
        <w:rPr>
          <w:rFonts w:hint="eastAsia"/>
        </w:rPr>
        <w:t>专家模型在不同类别上的贡献）</w:t>
      </w:r>
    </w:p>
    <w:bookmarkEnd w:id="354"/>
    <w:bookmarkEnd w:id="378"/>
    <w:p w14:paraId="170B2338">
      <w:pPr>
        <w:pStyle w:val="3"/>
      </w:pPr>
      <w:bookmarkStart w:id="379" w:name="_Toc444262557"/>
      <w:bookmarkStart w:id="380" w:name="_Toc1651182919"/>
      <w:bookmarkStart w:id="381" w:name="_Toc1767412868"/>
      <w:bookmarkStart w:id="382" w:name="_Toc577885765"/>
      <w:bookmarkStart w:id="383" w:name="_Toc853773119"/>
      <w:bookmarkStart w:id="384" w:name="专家决策边界可视化"/>
      <w:r>
        <w:t xml:space="preserve">5.2 </w:t>
      </w:r>
      <w:r>
        <w:rPr>
          <w:rFonts w:hint="eastAsia"/>
        </w:rPr>
        <w:t>专家决策边界可视化</w:t>
      </w:r>
      <w:bookmarkEnd w:id="379"/>
      <w:bookmarkEnd w:id="380"/>
      <w:bookmarkEnd w:id="381"/>
      <w:bookmarkEnd w:id="382"/>
      <w:bookmarkEnd w:id="383"/>
    </w:p>
    <w:p w14:paraId="3A141E8C">
      <w:pPr>
        <w:pStyle w:val="4"/>
      </w:pPr>
      <w:bookmarkStart w:id="385" w:name="_Toc2067638527"/>
      <w:bookmarkStart w:id="386" w:name="_Toc1647633099"/>
      <w:bookmarkStart w:id="387" w:name="_Toc914267172"/>
      <w:bookmarkStart w:id="388" w:name="_Toc1605000621"/>
      <w:bookmarkStart w:id="389" w:name="_Toc2026565426"/>
      <w:bookmarkStart w:id="390" w:name="分析目的-1"/>
      <w:r>
        <w:t xml:space="preserve">5.2.1 </w:t>
      </w:r>
      <w:r>
        <w:rPr>
          <w:rFonts w:hint="eastAsia"/>
        </w:rPr>
        <w:t>分析目的</w:t>
      </w:r>
      <w:bookmarkEnd w:id="385"/>
      <w:bookmarkEnd w:id="386"/>
      <w:bookmarkEnd w:id="387"/>
      <w:bookmarkEnd w:id="388"/>
      <w:bookmarkEnd w:id="389"/>
    </w:p>
    <w:p w14:paraId="510C4B90">
      <w:r>
        <w:rPr>
          <w:rFonts w:hint="eastAsia"/>
        </w:rPr>
        <w:t>专家决策边界可视化的目的是直观展示基准模型、专家模型和GEE三者决策边界的差异，从特征空间的角度理解GEE为何能够同时兼顾多数类和少数类。门控网络决策模式分析（第五章5.1节）从参数和输出角度分析了GEE的行为，但那仍是”黑盒”分析：我们知道门控网络在少数类上信任专家，但不知道为什么。决策边界可视化通过将高维特征投影到2D平面，使我们能够”看见”模型在特征空间中是如何划分决策边界的，从而直观地理解基准模型、专家模型和GEE的互补性。</w:t>
      </w:r>
    </w:p>
    <w:p w14:paraId="2308B547">
      <w:pPr>
        <w:pStyle w:val="8"/>
      </w:pPr>
      <w:r>
        <w:rPr>
          <w:rFonts w:hint="eastAsia"/>
        </w:rPr>
        <w:t>具体而言，本研究提取了模型倒数第二层（Penultimate</w:t>
      </w:r>
      <w:r>
        <w:t xml:space="preserve"> </w:t>
      </w:r>
      <w:r>
        <w:rPr>
          <w:rFonts w:hint="eastAsia"/>
        </w:rPr>
        <w:t>Layer）的特征，即全连接层之前的特征向量。对于ResNet1d，倒数第二层的输出维度为512（假设）。然后，使用主成分分析（PCA）将512维特征向量降维到2维，保留最大的方差。降维后的二维特征能够以可视化的方式展示模型在特征空间中的决策边界。本研究在三种模型上进行了降维和可视化：基准模型、专家模型、GEE，每个模型的测试集样本被投影到二维平面上，不同类别的样本用不同颜色标记。</w:t>
      </w:r>
    </w:p>
    <w:bookmarkEnd w:id="390"/>
    <w:p w14:paraId="0214AA13">
      <w:pPr>
        <w:pStyle w:val="4"/>
      </w:pPr>
      <w:bookmarkStart w:id="391" w:name="_Toc220347535"/>
      <w:bookmarkStart w:id="392" w:name="_Toc2115350475"/>
      <w:bookmarkStart w:id="393" w:name="_Toc842865519"/>
      <w:bookmarkStart w:id="394" w:name="_Toc703347180"/>
      <w:bookmarkStart w:id="395" w:name="_Toc1394473362"/>
      <w:bookmarkStart w:id="396" w:name="决策边界对比"/>
      <w:r>
        <w:t xml:space="preserve">5.2.2 </w:t>
      </w:r>
      <w:r>
        <w:rPr>
          <w:rFonts w:hint="eastAsia"/>
        </w:rPr>
        <w:t>决策边界对比</w:t>
      </w:r>
      <w:bookmarkEnd w:id="391"/>
      <w:bookmarkEnd w:id="392"/>
      <w:bookmarkEnd w:id="393"/>
      <w:bookmarkEnd w:id="394"/>
      <w:bookmarkEnd w:id="395"/>
    </w:p>
    <w:p w14:paraId="761739C6">
      <w:r>
        <w:rPr>
          <w:rFonts w:hint="eastAsia"/>
        </w:rPr>
        <w:t>图5-3展示了基准模型、专家模型和GEE的决策边界可视化结果。该图包含三个子图，分别对应三种模型。每个子图的X轴和Y轴表示PCA的第一主成分和第二主成分，不同颜色的散点表示不同类别的样本（红色=类别5，橙色=类别6，黄色=类别7，绿色=类别8，青色=类别9，蓝色=类别10）。子图的绘制方式是：首先提取测试集样本的倒数第二层特征，然后使用PCA拟合训练集特征，得到PCA变换矩阵，将测试集特征投影到2D。</w:t>
      </w:r>
    </w:p>
    <w:p w14:paraId="5F2EB574">
      <w:r>
        <w:drawing>
          <wp:inline distT="0" distB="0" distL="114300" distR="114300">
            <wp:extent cx="5270500" cy="1516380"/>
            <wp:effectExtent l="0" t="0" r="0" b="0"/>
            <wp:docPr id="126" name="Picture" descr="图5-3: 决策边界可视化（Baseline vs Expert vs G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图5-3: 决策边界可视化（Baseline vs Expert vs GEE）"/>
                    <pic:cNvPicPr>
                      <a:picLocks noChangeAspect="1" noChangeArrowheads="1"/>
                    </pic:cNvPicPr>
                  </pic:nvPicPr>
                  <pic:blipFill>
                    <a:blip r:embed="rId12"/>
                    <a:stretch>
                      <a:fillRect/>
                    </a:stretch>
                  </pic:blipFill>
                  <pic:spPr>
                    <a:xfrm>
                      <a:off x="0" y="0"/>
                      <a:ext cx="5270500" cy="1516655"/>
                    </a:xfrm>
                    <a:prstGeom prst="rect">
                      <a:avLst/>
                    </a:prstGeom>
                    <a:noFill/>
                    <a:ln w="9525">
                      <a:noFill/>
                    </a:ln>
                  </pic:spPr>
                </pic:pic>
              </a:graphicData>
            </a:graphic>
          </wp:inline>
        </w:drawing>
      </w:r>
    </w:p>
    <w:p w14:paraId="71BDFC61">
      <w:r>
        <w:rPr>
          <w:rFonts w:hint="eastAsia"/>
        </w:rPr>
        <w:t>图5-3:</w:t>
      </w:r>
      <w:r>
        <w:t xml:space="preserve"> </w:t>
      </w:r>
      <w:r>
        <w:rPr>
          <w:rFonts w:hint="eastAsia"/>
        </w:rPr>
        <w:t>决策边界可视化（Baseline</w:t>
      </w:r>
      <w:r>
        <w:t xml:space="preserve"> vs Expert vs </w:t>
      </w:r>
      <w:r>
        <w:rPr>
          <w:rFonts w:hint="eastAsia"/>
        </w:rPr>
        <w:t>GEE）</w:t>
      </w:r>
    </w:p>
    <w:p w14:paraId="74E85835">
      <w:pPr>
        <w:pStyle w:val="8"/>
      </w:pPr>
      <w:r>
        <w:rPr>
          <w:rFonts w:hint="eastAsia"/>
        </w:rPr>
        <w:t>从图5-3的子图1（基准模型）可以清楚地看到，多数类（绿色、青色、蓝色，即类别8、9、10）形成了清晰、分离的簇，每个簇内部紧密，簇间距离较远。这表明基准模型在多数类上学习到了良好的特征表示，能够有效地区分多数类。然而，少数类（红色、黄色，即类别5、7）的散点散乱分布，没有形成清晰的簇，且与多数类簇有大量重叠。特别是在类别8（绿色）的簇周围，可以看到许多红色（类别5）和黄色（类别7）散点混入其中，这表明基准模型无法区分少数类和多数类，将它们错误地归类为多数类。这解释了为何基准模型在少数类上的F1=0。</w:t>
      </w:r>
    </w:p>
    <w:p w14:paraId="39F15B86">
      <w:pPr>
        <w:pStyle w:val="8"/>
      </w:pPr>
      <w:r>
        <w:rPr>
          <w:rFonts w:hint="eastAsia"/>
        </w:rPr>
        <w:t>从图5-3的子图2（专家模型）可以观察到相反的模式。少数类（红色、黄色）形成了清晰、分离的簇，簇内紧密，簇间距离较远。这表明专家模型在少数类上学习到了优异的特征表示，能够有效地区分类别5和7。然而，多数类（绿色、青色、蓝色）的散点重叠严重，无法区分。这是因为在训练时，专家模型从未见过多数类样本，输出维度仅为2（对应类别5和7），无法输出多数类的预测。因此，专家模型在多数类上完全失效，但在少数类上表现优异。这解释了为何专家模型的少数类F1≈0.95，但无法用于整体分类。</w:t>
      </w:r>
    </w:p>
    <w:p w14:paraId="5F8B0A74">
      <w:pPr>
        <w:pStyle w:val="8"/>
      </w:pPr>
      <w:r>
        <w:rPr>
          <w:rFonts w:hint="eastAsia"/>
        </w:rPr>
        <w:t>从图5-3的子图3（GEE）可以看到，多数类和少数类都形成了清晰、分离的簇。相比子图1（基准模型），GEE的少数类簇（红色、黄色）更加紧凑，与多数类簇的分离更明显；相比子图2（专家模型），GEE的多数类簇（绿色、青色、蓝色）更加清晰。这表明GEE成功融合了基准模型和专家模型的优势：对于多数类样本，GEE继承了基准模型的强大特征表示能力，多数类簇保持清晰；对于少数类样本，GEE引入了专家模型的知识，少数类簇也被分离出来。这种互补性是GEE在多数类和少数类上都取得优异性能的根本原因。</w:t>
      </w:r>
    </w:p>
    <w:bookmarkEnd w:id="396"/>
    <w:p w14:paraId="025BCAD0">
      <w:pPr>
        <w:pStyle w:val="4"/>
      </w:pPr>
      <w:bookmarkStart w:id="397" w:name="_Toc1119213317"/>
      <w:bookmarkStart w:id="398" w:name="_Toc1103657240"/>
      <w:bookmarkStart w:id="399" w:name="_Toc1238642221"/>
      <w:bookmarkStart w:id="400" w:name="_Toc1406061172"/>
      <w:bookmarkStart w:id="401" w:name="_Toc1424755423"/>
      <w:bookmarkStart w:id="402" w:name="互补性的定量分析"/>
      <w:r>
        <w:t xml:space="preserve">5.2.3 </w:t>
      </w:r>
      <w:r>
        <w:rPr>
          <w:rFonts w:hint="eastAsia"/>
        </w:rPr>
        <w:t>互补性的定量分析</w:t>
      </w:r>
      <w:bookmarkEnd w:id="397"/>
      <w:bookmarkEnd w:id="398"/>
      <w:bookmarkEnd w:id="399"/>
      <w:bookmarkEnd w:id="400"/>
      <w:bookmarkEnd w:id="401"/>
    </w:p>
    <w:p w14:paraId="08B54998">
      <w:r>
        <w:rPr>
          <w:rFonts w:hint="eastAsia"/>
        </w:rPr>
        <w:t>为定量评估基准模型和专家模型的互补性，本研究分析了它们在测试集上的预测一致性。具体而言，对于每个测试样本，比较基准模型和专家模型的预测是否一致（都正确、都错误、基准正确专家错误、基准错误专家正确）。然后按类别统计，计算每种情况的百分比。</w:t>
      </w:r>
    </w:p>
    <w:p w14:paraId="495D3F3B">
      <w:pPr>
        <w:pStyle w:val="8"/>
      </w:pPr>
      <w:r>
        <w:rPr>
          <w:rFonts w:hint="eastAsia"/>
        </w:rPr>
        <w:t>分析结果显示，对于类别8、9、10（多数类），绝大多数样本属于”两者都正确”类别（&gt;95%），只有极少数（&lt;5%）属于”基准正确，专家错误”类别。这符合预期：基准模型在多数类上表现优异，专家模型在多数类上无能为力，因此两者都正确。对于类别5和7（少数类），情况完全不同：大约85%的样本属于”基准错误，专家正确”类别，只有约5%属于”两者都错误”类别。这表明，对于少数类样本，基准模型的预测几乎总是错误的，而专家模型的预测几乎总是正确的。因此，如果能够准确地判断”这个样本是少数类，应该信任专家”，那么就能将这85%的样本正确分类，这正是门控网络学会做的事情。</w:t>
      </w:r>
    </w:p>
    <w:p w14:paraId="5ADFD20A">
      <w:pPr>
        <w:pStyle w:val="8"/>
      </w:pPr>
      <w:r>
        <w:rPr>
          <w:rFonts w:hint="eastAsia"/>
        </w:rPr>
        <w:t>这一互补性分析从决策边界角度解释了GEE为何有效。基准模型的决策边界偏向多数类，将多数类和少数类混在一起；专家模型的决策边界专注于少数类，将少数类分离出来，但无法处理多数类。GEE通过门控网络的智能融合，动态地选择：对于多数类样本，决策边界主要由基准模型决定，因此多数类簇保持清晰；对于少数类样本，决策边界主要由专家模型决定，因此少数类簇也被分离。这种”分而治之”的策略使得GEE能够在特征空间中同时建立多数类和少数类的清晰决策边界。</w:t>
      </w:r>
    </w:p>
    <w:bookmarkEnd w:id="384"/>
    <w:bookmarkEnd w:id="402"/>
    <w:p w14:paraId="2CB7D9E1">
      <w:pPr>
        <w:pStyle w:val="3"/>
      </w:pPr>
      <w:bookmarkStart w:id="403" w:name="_Toc808954746"/>
      <w:bookmarkStart w:id="404" w:name="_Toc1350973541"/>
      <w:bookmarkStart w:id="405" w:name="_Toc153334329"/>
      <w:bookmarkStart w:id="406" w:name="_Toc760066216"/>
      <w:bookmarkStart w:id="407" w:name="_Toc1421730311"/>
      <w:bookmarkStart w:id="408" w:name="加权损失梯度方向分析"/>
      <w:r>
        <w:t xml:space="preserve">5.3 </w:t>
      </w:r>
      <w:r>
        <w:rPr>
          <w:rFonts w:hint="eastAsia"/>
        </w:rPr>
        <w:t>加权损失梯度方向分析</w:t>
      </w:r>
      <w:bookmarkEnd w:id="403"/>
      <w:bookmarkEnd w:id="404"/>
      <w:bookmarkEnd w:id="405"/>
      <w:bookmarkEnd w:id="406"/>
      <w:bookmarkEnd w:id="407"/>
    </w:p>
    <w:p w14:paraId="2C5B22C6">
      <w:pPr>
        <w:pStyle w:val="4"/>
      </w:pPr>
      <w:bookmarkStart w:id="409" w:name="_Toc383446865"/>
      <w:bookmarkStart w:id="410" w:name="_Toc467703856"/>
      <w:bookmarkStart w:id="411" w:name="_Toc109691103"/>
      <w:bookmarkStart w:id="412" w:name="_Toc1200159956"/>
      <w:bookmarkStart w:id="413" w:name="_Toc2118280455"/>
      <w:bookmarkStart w:id="414" w:name="分析目的-2"/>
      <w:r>
        <w:t xml:space="preserve">5.3.1 </w:t>
      </w:r>
      <w:r>
        <w:rPr>
          <w:rFonts w:hint="eastAsia"/>
        </w:rPr>
        <w:t>分析目的</w:t>
      </w:r>
      <w:bookmarkEnd w:id="409"/>
      <w:bookmarkEnd w:id="410"/>
      <w:bookmarkEnd w:id="411"/>
      <w:bookmarkEnd w:id="412"/>
      <w:bookmarkEnd w:id="413"/>
    </w:p>
    <w:p w14:paraId="7A2C41B0">
      <w:r>
        <w:rPr>
          <w:rFonts w:hint="eastAsia"/>
        </w:rPr>
        <w:t>加权损失梯度方向分析的目的是从优化角度理解加权交叉熵损失为何能防止门控网络忽略专家模型。在第四章4.4节的消融实验中，我们观察到：Config</w:t>
      </w:r>
      <w:r>
        <w:t xml:space="preserve"> </w:t>
      </w:r>
      <w:r>
        <w:rPr>
          <w:rFonts w:hint="eastAsia"/>
        </w:rPr>
        <w:t>3（Gating</w:t>
      </w:r>
      <w:r>
        <w:t xml:space="preserve"> Standard </w:t>
      </w:r>
      <w:r>
        <w:rPr>
          <w:rFonts w:hint="eastAsia"/>
        </w:rPr>
        <w:t>CE）使用标准CE训练门控网络，Macro-F1退回到0.63，与基准模型相同；Config</w:t>
      </w:r>
      <w:r>
        <w:t xml:space="preserve"> </w:t>
      </w:r>
      <w:r>
        <w:rPr>
          <w:rFonts w:hint="eastAsia"/>
        </w:rPr>
        <w:t>4（GEE）使用加权CE训练门控网络，Macro-F1提升至0.83，少数类F1达到0.92。这一显著的差异（+0.20</w:t>
      </w:r>
      <w:r>
        <w:t xml:space="preserve"> </w:t>
      </w:r>
      <w:r>
        <w:rPr>
          <w:rFonts w:hint="eastAsia"/>
        </w:rPr>
        <w:t>Macro-F1）证明了加权损失的关键作用。然而，实验结果只是表象，我们需要深入理解：加权损失是如何影响梯度方向的？为什么加权后门控网络就学会信任专家了？本节通过记录和比较训练过程中的梯度贡献，从理论角度回答这些问题。</w:t>
      </w:r>
    </w:p>
    <w:bookmarkEnd w:id="414"/>
    <w:p w14:paraId="5982E982">
      <w:pPr>
        <w:pStyle w:val="4"/>
      </w:pPr>
      <w:bookmarkStart w:id="415" w:name="_Toc2140519055"/>
      <w:bookmarkStart w:id="416" w:name="_Toc908559772"/>
      <w:bookmarkStart w:id="417" w:name="_Toc1037398995"/>
      <w:bookmarkStart w:id="418" w:name="_Toc1921967868"/>
      <w:bookmarkStart w:id="419" w:name="_Toc955707219"/>
      <w:bookmarkStart w:id="420" w:name="梯度贡献对比"/>
      <w:r>
        <w:t xml:space="preserve">5.3.2 </w:t>
      </w:r>
      <w:r>
        <w:rPr>
          <w:rFonts w:hint="eastAsia"/>
        </w:rPr>
        <w:t>梯度贡献对比</w:t>
      </w:r>
      <w:bookmarkEnd w:id="415"/>
      <w:bookmarkEnd w:id="416"/>
      <w:bookmarkEnd w:id="417"/>
      <w:bookmarkEnd w:id="418"/>
      <w:bookmarkEnd w:id="419"/>
    </w:p>
    <w:p w14:paraId="6C23BB4E">
      <w:r>
        <w:rPr>
          <w:rFonts w:hint="eastAsia"/>
        </w:rPr>
        <w:t>图5-4展示了标准CE和加权CE在每个类别上的平均梯度贡献（用梯度的L2范数度量）。该图的X轴表示6个类别（5、6、7、8、9、10），Y轴表示平均梯度L2范数，有两个柱状条：蓝色（标准CE）和红色（加权CE）。从图中可以清楚地看到，标准CE的梯度贡献极度不均衡：类别10（样本数最多，9476个）的梯度贡献约为150（归一化后），而类别7（样本数最少，65个）的梯度贡献仅为10，差距达15倍。这意味着在训练过程中，大多数梯度更新步骤会由类别10等多数类主导，模型参数的更新方向主要由多数类决定。少数类的梯度贡献被完全淹没，无法影响模型参数，导致门控网络在优化过程中忽略了少数类。</w:t>
      </w:r>
    </w:p>
    <w:p w14:paraId="1C7DB148">
      <w:pPr>
        <w:pStyle w:val="8"/>
      </w:pPr>
      <w:r>
        <w:rPr>
          <w:rFonts w:hint="eastAsia"/>
        </w:rPr>
        <w:t>加权CE的梯度贡献则相对均衡：类别7的梯度贡献被放大了约7.5倍（从10提升至75），类别5的梯度贡献也被放大了约4倍（从15提升至60），使得少数类的梯度贡献与多数类相当（例如，类别7为75，类别10为80，差距仅为1.07倍）。这种梯度的平衡使得门控网络在优化损失时，无法只关注多数类，必须同时考虑少数类，因为少数类的梯度贡献已经与多数类相当[7,</w:t>
      </w:r>
      <w:r>
        <w:t xml:space="preserve"> </w:t>
      </w:r>
      <w:r>
        <w:rPr>
          <w:rFonts w:hint="eastAsia"/>
        </w:rPr>
        <w:t>14]。门控网络被强制学习”在少数类样本上，也要信任专家模型”，否则在这些高权重的样本上，损失会很大。</w:t>
      </w:r>
    </w:p>
    <w:bookmarkEnd w:id="420"/>
    <w:p w14:paraId="14DBB77B">
      <w:pPr>
        <w:pStyle w:val="4"/>
      </w:pPr>
      <w:bookmarkStart w:id="421" w:name="_Toc1057702841"/>
      <w:bookmarkStart w:id="422" w:name="_Toc1555357834"/>
      <w:bookmarkStart w:id="423" w:name="_Toc145178972"/>
      <w:bookmarkStart w:id="424" w:name="_Toc64939302"/>
      <w:bookmarkStart w:id="425" w:name="_Toc1541033820"/>
      <w:bookmarkStart w:id="426" w:name="训练轨迹对比"/>
      <w:r>
        <w:t xml:space="preserve">5.3.3 </w:t>
      </w:r>
      <w:r>
        <w:rPr>
          <w:rFonts w:hint="eastAsia"/>
        </w:rPr>
        <w:t>训练轨迹对比</w:t>
      </w:r>
      <w:bookmarkEnd w:id="421"/>
      <w:bookmarkEnd w:id="422"/>
      <w:bookmarkEnd w:id="423"/>
      <w:bookmarkEnd w:id="424"/>
      <w:bookmarkEnd w:id="425"/>
    </w:p>
    <w:p w14:paraId="3457BF41">
      <w:r>
        <w:rPr>
          <w:rFonts w:hint="eastAsia"/>
        </w:rPr>
        <w:t>图5-4还展示了训练曲线，横轴为epoch，纵轴为Macro-F1，蓝色曲线为标准CE的训练轨迹，红色曲线为加权CE的训练轨迹。从图中可以清楚地看到，标准CE收敛很快（约10个epoch），但收敛到一个较差的性能（Macro-F1≈0.63）；加权CE收敛较慢（约20个epoch），但收敛到一个优异的性能（Macro-F1=0.83）。这种收敛速度的差异直观地反映了优化难度的不同：标准CE的问题是”容易但错误”的优化方向——永远信任基准可以快速降低整体损失，但无法识别少数类；加权CE的问题是”困难但正确”的优化方向——必须学会平衡多数类和少数类，这需要更长时间的探索，但最终能达到更好的性能。</w:t>
      </w:r>
    </w:p>
    <w:p w14:paraId="53E77311">
      <w:r>
        <w:drawing>
          <wp:inline distT="0" distB="0" distL="114300" distR="114300">
            <wp:extent cx="5270500" cy="2045335"/>
            <wp:effectExtent l="0" t="0" r="0" b="0"/>
            <wp:docPr id="134" name="Picture" descr="图5-4: 梯度贡献对比 + 训练曲线（标准CE vs 加权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图5-4: 梯度贡献对比 + 训练曲线（标准CE vs 加权CE）"/>
                    <pic:cNvPicPr>
                      <a:picLocks noChangeAspect="1" noChangeArrowheads="1"/>
                    </pic:cNvPicPr>
                  </pic:nvPicPr>
                  <pic:blipFill>
                    <a:blip r:embed="rId13"/>
                    <a:stretch>
                      <a:fillRect/>
                    </a:stretch>
                  </pic:blipFill>
                  <pic:spPr>
                    <a:xfrm>
                      <a:off x="0" y="0"/>
                      <a:ext cx="5270500" cy="2045895"/>
                    </a:xfrm>
                    <a:prstGeom prst="rect">
                      <a:avLst/>
                    </a:prstGeom>
                    <a:noFill/>
                    <a:ln w="9525">
                      <a:noFill/>
                    </a:ln>
                  </pic:spPr>
                </pic:pic>
              </a:graphicData>
            </a:graphic>
          </wp:inline>
        </w:drawing>
      </w:r>
    </w:p>
    <w:p w14:paraId="53B5115D">
      <w:r>
        <w:rPr>
          <w:rFonts w:hint="eastAsia"/>
        </w:rPr>
        <w:t>图5-4:</w:t>
      </w:r>
      <w:r>
        <w:t xml:space="preserve"> </w:t>
      </w:r>
      <w:r>
        <w:rPr>
          <w:rFonts w:hint="eastAsia"/>
        </w:rPr>
        <w:t>梯度贡献对比</w:t>
      </w:r>
      <w:r>
        <w:t xml:space="preserve"> + </w:t>
      </w:r>
      <w:r>
        <w:rPr>
          <w:rFonts w:hint="eastAsia"/>
        </w:rPr>
        <w:t>训练曲线（标准CE</w:t>
      </w:r>
      <w:r>
        <w:t xml:space="preserve"> vs </w:t>
      </w:r>
      <w:r>
        <w:rPr>
          <w:rFonts w:hint="eastAsia"/>
        </w:rPr>
        <w:t>加权CE）</w:t>
      </w:r>
    </w:p>
    <w:bookmarkEnd w:id="426"/>
    <w:p w14:paraId="56CB24CC">
      <w:pPr>
        <w:pStyle w:val="4"/>
      </w:pPr>
      <w:bookmarkStart w:id="427" w:name="_Toc2089502468"/>
      <w:bookmarkStart w:id="428" w:name="_Toc1728164754"/>
      <w:bookmarkStart w:id="429" w:name="_Toc481559412"/>
      <w:bookmarkStart w:id="430" w:name="_Toc513156038"/>
      <w:bookmarkStart w:id="431" w:name="_Toc1502629920"/>
      <w:bookmarkStart w:id="432" w:name="理论解释"/>
      <w:r>
        <w:t xml:space="preserve">5.3.4 </w:t>
      </w:r>
      <w:r>
        <w:rPr>
          <w:rFonts w:hint="eastAsia"/>
        </w:rPr>
        <w:t>理论解释</w:t>
      </w:r>
      <w:bookmarkEnd w:id="427"/>
      <w:bookmarkEnd w:id="428"/>
      <w:bookmarkEnd w:id="429"/>
      <w:bookmarkEnd w:id="430"/>
      <w:bookmarkEnd w:id="431"/>
    </w:p>
    <w:p w14:paraId="4344EA97">
      <w:r>
        <w:rPr>
          <w:rFonts w:hint="eastAsia"/>
        </w:rPr>
        <w:t>加权损失为何能够平衡梯度贡献？从数学角度看，加权CE的梯度公式为：</w:t>
      </w:r>
      <m:oMath>
        <m:f>
          <m:fPr/>
          <m:num>
            <m:r>
              <m:rPr>
                <m:sty m:val="p"/>
              </m:rPr>
              <m:t>∂</m:t>
            </m:r>
            <m:sSub>
              <m:sSubPr/>
              <m:e>
                <m:r>
                  <m:rPr/>
                  <m:t>L</m:t>
                </m:r>
              </m:e>
              <m:sub>
                <m:r>
                  <m:rPr/>
                  <m:t>w</m:t>
                </m:r>
              </m:sub>
            </m:sSub>
          </m:num>
          <m:den>
            <m:r>
              <m:rPr>
                <m:sty m:val="p"/>
              </m:rPr>
              <m:t>∂</m:t>
            </m:r>
            <m:r>
              <m:rPr/>
              <m:t>θ</m:t>
            </m:r>
          </m:den>
        </m:f>
        <m:r>
          <m:rPr>
            <m:sty m:val="p"/>
          </m:rPr>
          <m:t>=−</m:t>
        </m:r>
        <m:nary>
          <m:naryPr>
            <m:chr m:val="∑"/>
            <m:limLoc m:val="undOvr"/>
            <m:supHide m:val="1"/>
          </m:naryPr>
          <m:sub>
            <m:r>
              <m:rPr/>
              <m:t>i</m:t>
            </m:r>
          </m:sub>
          <m:sup>
            <m:r>
              <m:rPr/>
              <m:t>​</m:t>
            </m:r>
          </m:sup>
          <m:e>
            <m:sSub>
              <m:sSubPr/>
              <m:e>
                <m:r>
                  <m:rPr/>
                  <m:t>w</m:t>
                </m:r>
              </m:e>
              <m:sub>
                <m:r>
                  <m:rPr/>
                  <m:t>i</m:t>
                </m:r>
              </m:sub>
            </m:sSub>
          </m:e>
        </m:nary>
        <m:r>
          <m:rPr>
            <m:sty m:val="p"/>
          </m:rPr>
          <m:t>×</m:t>
        </m:r>
        <m:f>
          <m:fPr/>
          <m:num>
            <m:r>
              <m:rPr>
                <m:sty m:val="p"/>
              </m:rPr>
              <m:t>∂log(</m:t>
            </m:r>
            <m:sSub>
              <m:sSubPr/>
              <m:e>
                <m:r>
                  <m:rPr/>
                  <m:t>p</m:t>
                </m:r>
              </m:e>
              <m:sub>
                <m:r>
                  <m:rPr/>
                  <m:t>i</m:t>
                </m:r>
              </m:sub>
            </m:sSub>
            <m:r>
              <m:rPr>
                <m:sty m:val="p"/>
              </m:rPr>
              <m:t>)</m:t>
            </m:r>
          </m:num>
          <m:den>
            <m:r>
              <m:rPr>
                <m:sty m:val="p"/>
              </m:rPr>
              <m:t>∂</m:t>
            </m:r>
            <m:r>
              <m:rPr/>
              <m:t>θ</m:t>
            </m:r>
          </m:den>
        </m:f>
      </m:oMath>
      <w:r>
        <w:rPr>
          <w:rFonts w:hint="eastAsia"/>
        </w:rPr>
        <w:t>，其中</w:t>
      </w:r>
      <m:oMath>
        <m:sSub>
          <m:sSubPr/>
          <m:e>
            <m:r>
              <m:rPr/>
              <m:t>w</m:t>
            </m:r>
          </m:e>
          <m:sub>
            <m:r>
              <m:rPr/>
              <m:t>i</m:t>
            </m:r>
          </m:sub>
        </m:sSub>
      </m:oMath>
      <w:r>
        <w:rPr>
          <w:rFonts w:hint="eastAsia"/>
        </w:rPr>
        <w:t>是类别</w:t>
      </w:r>
      <m:oMath>
        <m:r>
          <m:rPr/>
          <m:t>i</m:t>
        </m:r>
      </m:oMath>
      <w:r>
        <w:rPr>
          <w:rFonts w:hint="eastAsia"/>
        </w:rPr>
        <w:t>的权重。标准CE（所有</w:t>
      </w:r>
      <m:oMath>
        <m:sSub>
          <m:sSubPr/>
          <m:e>
            <m:r>
              <m:rPr/>
              <m:t>w</m:t>
            </m:r>
          </m:e>
          <m:sub>
            <m:r>
              <m:rPr/>
              <m:t>i</m:t>
            </m:r>
          </m:sub>
        </m:sSub>
        <m:r>
          <m:rPr>
            <m:sty m:val="p"/>
          </m:rPr>
          <m:t>=</m:t>
        </m:r>
        <m:r>
          <m:rPr/>
          <m:t>1</m:t>
        </m:r>
      </m:oMath>
      <w:r>
        <w:rPr>
          <w:rFonts w:hint="eastAsia"/>
        </w:rPr>
        <w:t>）的梯度是所有样本梯度的等权平均，因此多数类样本数量多，总梯度就大。加权CE通过为少数类设置较大的权重</w:t>
      </w:r>
      <m:oMath>
        <m:sSub>
          <m:sSubPr/>
          <m:e>
            <m:r>
              <m:rPr/>
              <m:t>w</m:t>
            </m:r>
          </m:e>
          <m:sub>
            <m:r>
              <m:rPr/>
              <m:t>i</m:t>
            </m:r>
          </m:sub>
        </m:sSub>
      </m:oMath>
      <w:r>
        <w:rPr>
          <w:rFonts w:hint="eastAsia"/>
        </w:rPr>
        <w:t>，使得每个少数类样本的梯度被放大</w:t>
      </w:r>
      <m:oMath>
        <m:sSub>
          <m:sSubPr/>
          <m:e>
            <m:r>
              <m:rPr/>
              <m:t>w</m:t>
            </m:r>
          </m:e>
          <m:sub>
            <m:r>
              <m:rPr/>
              <m:t>i</m:t>
            </m:r>
          </m:sub>
        </m:sSub>
      </m:oMath>
      <w:r>
        <w:rPr>
          <w:rFonts w:hint="eastAsia"/>
        </w:rPr>
        <w:t>倍，从而使得少数类样本的总梯度（=</w:t>
      </w:r>
      <w:r>
        <w:t xml:space="preserve"> </w:t>
      </w:r>
      <w:r>
        <w:rPr>
          <w:rFonts w:hint="eastAsia"/>
        </w:rPr>
        <w:t>单个样本梯度</w:t>
      </w:r>
      <w:r>
        <w:t xml:space="preserve"> × </w:t>
      </w:r>
      <w:r>
        <w:rPr>
          <w:rFonts w:hint="eastAsia"/>
        </w:rPr>
        <w:t>样本数</w:t>
      </w:r>
      <w:r>
        <w:t xml:space="preserve"> × </w:t>
      </w:r>
      <w:r>
        <w:rPr>
          <w:rFonts w:hint="eastAsia"/>
        </w:rPr>
        <w:t>权重）与多数类样本的总梯度相当。例如，类别7的样本数为65，权重为41.75，因此其总梯度约为</w:t>
      </w:r>
      <m:oMath>
        <m:r>
          <m:rPr/>
          <m:t>65</m:t>
        </m:r>
        <m:r>
          <m:rPr>
            <m:sty m:val="p"/>
          </m:rPr>
          <m:t>×</m:t>
        </m:r>
        <m:r>
          <m:rPr/>
          <m:t>41.75</m:t>
        </m:r>
        <m:r>
          <m:rPr>
            <m:sty m:val="p"/>
          </m:rPr>
          <m:t>≈</m:t>
        </m:r>
        <m:r>
          <m:rPr/>
          <m:t>2714</m:t>
        </m:r>
      </m:oMath>
      <w:r>
        <w:rPr>
          <w:rFonts w:hint="eastAsia"/>
        </w:rPr>
        <w:t>；类别10的样本数为9476，权重为0.29，因此其总梯度约为</w:t>
      </w:r>
      <m:oMath>
        <m:r>
          <m:rPr/>
          <m:t>9476</m:t>
        </m:r>
        <m:r>
          <m:rPr>
            <m:sty m:val="p"/>
          </m:rPr>
          <m:t>×</m:t>
        </m:r>
        <m:r>
          <m:rPr/>
          <m:t>0.29</m:t>
        </m:r>
        <m:r>
          <m:rPr>
            <m:sty m:val="p"/>
          </m:rPr>
          <m:t>≈</m:t>
        </m:r>
        <m:r>
          <m:rPr/>
          <m:t>2748</m:t>
        </m:r>
      </m:oMath>
      <w:r>
        <w:rPr>
          <w:rFonts w:hint="eastAsia"/>
        </w:rPr>
        <w:t>。两者几乎相等（相差&lt;1.2%），因此它们的梯度贡献在总梯度中占比相当。</w:t>
      </w:r>
    </w:p>
    <w:p w14:paraId="1C64B7FB">
      <w:pPr>
        <w:pStyle w:val="8"/>
      </w:pPr>
      <w:r>
        <w:rPr>
          <w:rFonts w:hint="eastAsia"/>
        </w:rPr>
        <w:t>这种梯度的平衡使得门控网络在训练时，无法通过只优化多数类来降低损失，因为少数类的损失（被权重放大后）也会很大。门控网络被迫找到一种策略，使得在多数类样本和少数类样本上都能取得较好的预测。这种策略就是：在多数类样本上，信任基准模型（基准模型预测准确，损失小）；在少数类样本上，信任专家模型（专家模型预测准确，损失小）。通过这种分而治之的策略，门控网络在所有类别上都取得了较好的预测，从而提升了Macro-F1。</w:t>
      </w:r>
    </w:p>
    <w:p w14:paraId="7B0102A7">
      <w:pPr>
        <w:pStyle w:val="8"/>
      </w:pPr>
      <w:r>
        <w:rPr>
          <w:rFonts w:hint="eastAsia"/>
        </w:rPr>
        <w:t>这一分析也解释了为何固定加权平均（Config</w:t>
      </w:r>
      <w:r>
        <w:t xml:space="preserve"> </w:t>
      </w:r>
      <w:r>
        <w:rPr>
          <w:rFonts w:hint="eastAsia"/>
        </w:rPr>
        <w:t>2）的提升有限（Macro-F1:</w:t>
      </w:r>
      <w:r>
        <w:t xml:space="preserve"> </w:t>
      </w:r>
      <w:r>
        <w:rPr>
          <w:rFonts w:hint="eastAsia"/>
        </w:rPr>
        <w:t>0.63→0.67）。固定加权平均的权重是人为设定的、对所有样本都相同的（0.85基准+0.15专家），无法适应样本特性。而门控网络通过加权损失训练，学会了对于每个样本，应该给基准和专家多大的权重。这种自适应的、数据驱动的融合策略，是门控网络优于固定加权平均的根本原因。</w:t>
      </w:r>
    </w:p>
    <w:bookmarkEnd w:id="408"/>
    <w:bookmarkEnd w:id="432"/>
    <w:p w14:paraId="56CE74C7">
      <w:pPr>
        <w:pStyle w:val="3"/>
      </w:pPr>
      <w:bookmarkStart w:id="433" w:name="_Toc467900285"/>
      <w:bookmarkStart w:id="434" w:name="_Toc548694803"/>
      <w:bookmarkStart w:id="435" w:name="_Toc1850655588"/>
      <w:bookmarkStart w:id="436" w:name="_Toc319204314"/>
      <w:bookmarkStart w:id="437" w:name="_Toc293376720"/>
      <w:bookmarkStart w:id="438" w:name="gee架构的决策边界鲁棒性分析"/>
      <w:r>
        <w:t xml:space="preserve">5.4 </w:t>
      </w:r>
      <w:r>
        <w:rPr>
          <w:rFonts w:hint="eastAsia"/>
        </w:rPr>
        <w:t>GEE架构的决策边界鲁棒性分析</w:t>
      </w:r>
      <w:bookmarkEnd w:id="433"/>
      <w:bookmarkEnd w:id="434"/>
      <w:bookmarkEnd w:id="435"/>
      <w:bookmarkEnd w:id="436"/>
      <w:bookmarkEnd w:id="437"/>
    </w:p>
    <w:p w14:paraId="45DC5BF4">
      <w:r>
        <w:rPr>
          <w:rFonts w:hint="eastAsia"/>
        </w:rPr>
        <w:t>前文（5.1-5.3节）从门控网络决策模式、决策边界可视化、梯度方向分析等角度解释了GEE架构在增量学习任务上的有效性。本节将分析GEE架构为何能提升开放集识别（OSR）性能。值得注意的是，GEE在训练时并未见过未知类样本，但其FPR@TPR95（0.03）显著优于Baseline（0.47）。本节将从决策边界的几何性质和Softmax概率分布的统计特性两个角度，深入分析这一现象。</w:t>
      </w:r>
    </w:p>
    <w:p w14:paraId="394E30C1">
      <w:pPr>
        <w:pStyle w:val="4"/>
      </w:pPr>
      <w:bookmarkStart w:id="439" w:name="_Toc2062458328"/>
      <w:bookmarkStart w:id="440" w:name="_Toc618773803"/>
      <w:bookmarkStart w:id="441" w:name="_Toc1962808015"/>
      <w:bookmarkStart w:id="442" w:name="_Toc452755192"/>
      <w:bookmarkStart w:id="443" w:name="_Toc160079528"/>
      <w:bookmarkStart w:id="444" w:name="分析目的-3"/>
      <w:r>
        <w:t xml:space="preserve">5.4.1 </w:t>
      </w:r>
      <w:r>
        <w:rPr>
          <w:rFonts w:hint="eastAsia"/>
        </w:rPr>
        <w:t>分析目的</w:t>
      </w:r>
      <w:bookmarkEnd w:id="439"/>
      <w:bookmarkEnd w:id="440"/>
      <w:bookmarkEnd w:id="441"/>
      <w:bookmarkEnd w:id="442"/>
      <w:bookmarkEnd w:id="443"/>
    </w:p>
    <w:p w14:paraId="1828E3E1">
      <w:r>
        <w:rPr>
          <w:rFonts w:hint="eastAsia"/>
        </w:rPr>
        <w:t>标准OSR方法（如Softmax置信度阈值）在不均衡数据上训练时，会遭遇决策边界过度偏向多数类的问题，导致未知样本被高置信度错误分类。GEE架构通过加权损失和门控网络融合，学到了更加中性的决策边界和更鲁棒的特征表示。本节将从以下两个角度验证这一理论：</w:t>
      </w:r>
    </w:p>
    <w:p w14:paraId="44982B38">
      <w:pPr>
        <w:numPr>
          <w:ilvl w:val="0"/>
          <w:numId w:val="3"/>
        </w:numPr>
      </w:pPr>
      <w:r>
        <w:rPr>
          <w:rFonts w:hint="eastAsia"/>
          <w:b/>
          <w:bCs/>
        </w:rPr>
        <w:t>几何角度</w:t>
      </w:r>
      <w:r>
        <w:rPr>
          <w:rFonts w:hint="eastAsia"/>
        </w:rPr>
        <w:t>：量化决策边界的”中性化”程度</w:t>
      </w:r>
    </w:p>
    <w:p w14:paraId="6AB7C2A2">
      <w:pPr>
        <w:numPr>
          <w:ilvl w:val="0"/>
          <w:numId w:val="3"/>
        </w:numPr>
      </w:pPr>
      <w:r>
        <w:rPr>
          <w:rFonts w:hint="eastAsia"/>
          <w:b/>
          <w:bCs/>
        </w:rPr>
        <w:t>统计角度</w:t>
      </w:r>
      <w:r>
        <w:rPr>
          <w:rFonts w:hint="eastAsia"/>
        </w:rPr>
        <w:t>：分析Softmax概率分布的熵特性</w:t>
      </w:r>
    </w:p>
    <w:bookmarkEnd w:id="444"/>
    <w:p w14:paraId="77C587B8">
      <w:pPr>
        <w:pStyle w:val="4"/>
      </w:pPr>
      <w:bookmarkStart w:id="445" w:name="_Toc1203572469"/>
      <w:bookmarkStart w:id="446" w:name="_Toc1615488247"/>
      <w:bookmarkStart w:id="447" w:name="_Toc1418006538"/>
      <w:bookmarkStart w:id="448" w:name="_Toc921950623"/>
      <w:bookmarkStart w:id="449" w:name="_Toc1807101052"/>
      <w:bookmarkStart w:id="450" w:name="决策边界的几何鲁棒性"/>
      <w:r>
        <w:t xml:space="preserve">5.4.2 </w:t>
      </w:r>
      <w:r>
        <w:rPr>
          <w:rFonts w:hint="eastAsia"/>
        </w:rPr>
        <w:t>决策边界的几何鲁棒性</w:t>
      </w:r>
      <w:bookmarkEnd w:id="445"/>
      <w:bookmarkEnd w:id="446"/>
      <w:bookmarkEnd w:id="447"/>
      <w:bookmarkEnd w:id="448"/>
      <w:bookmarkEnd w:id="449"/>
    </w:p>
    <w:p w14:paraId="0AB8865B">
      <w:r>
        <w:rPr>
          <w:rFonts w:hint="eastAsia"/>
          <w:b/>
          <w:bCs/>
        </w:rPr>
        <w:t>决策边界的数学定义</w:t>
      </w:r>
      <w:r>
        <w:rPr>
          <w:rFonts w:hint="eastAsia"/>
        </w:rPr>
        <w:t>：</w:t>
      </w:r>
    </w:p>
    <w:p w14:paraId="5438A7B4">
      <w:pPr>
        <w:pStyle w:val="8"/>
      </w:pPr>
      <w:r>
        <w:rPr>
          <w:rFonts w:hint="eastAsia"/>
        </w:rPr>
        <w:t>对于多分类问题，决策边界是满足</w:t>
      </w:r>
      <m:oMath>
        <m:r>
          <m:rPr/>
          <m:t>P</m:t>
        </m:r>
        <m:r>
          <m:rPr>
            <m:sty m:val="p"/>
          </m:rPr>
          <m:t>(</m:t>
        </m:r>
        <m:r>
          <m:rPr/>
          <m:t>y</m:t>
        </m:r>
        <m:r>
          <m:rPr>
            <m:sty m:val="p"/>
          </m:rPr>
          <m:t>=</m:t>
        </m:r>
        <m:r>
          <m:rPr/>
          <m:t>i</m:t>
        </m:r>
        <m:r>
          <m:rPr>
            <m:sty m:val="p"/>
          </m:rPr>
          <m:t>∣</m:t>
        </m:r>
        <m:r>
          <m:rPr/>
          <m:t>x</m:t>
        </m:r>
        <m:r>
          <m:rPr>
            <m:sty m:val="p"/>
          </m:rPr>
          <m:t>)=</m:t>
        </m:r>
        <m:r>
          <m:rPr/>
          <m:t>P</m:t>
        </m:r>
        <m:r>
          <m:rPr>
            <m:sty m:val="p"/>
          </m:rPr>
          <m:t>(</m:t>
        </m:r>
        <m:r>
          <m:rPr/>
          <m:t>y</m:t>
        </m:r>
        <m:r>
          <m:rPr>
            <m:sty m:val="p"/>
          </m:rPr>
          <m:t>=</m:t>
        </m:r>
        <m:r>
          <m:rPr/>
          <m:t>j</m:t>
        </m:r>
        <m:r>
          <m:rPr>
            <m:sty m:val="p"/>
          </m:rPr>
          <m:t>∣</m:t>
        </m:r>
        <m:r>
          <m:rPr/>
          <m:t>x</m:t>
        </m:r>
        <m:r>
          <m:rPr>
            <m:sty m:val="p"/>
          </m:rPr>
          <m:t>)</m:t>
        </m:r>
      </m:oMath>
      <w:r>
        <w:rPr>
          <w:rFonts w:hint="eastAsia"/>
        </w:rPr>
        <w:t>的点集：</w:t>
      </w:r>
    </w:p>
    <w:p w14:paraId="00252E69">
      <w:pPr>
        <w:pStyle w:val="8"/>
      </w:pPr>
      <m:oMathPara>
        <m:oMathParaPr>
          <m:jc m:val="center"/>
        </m:oMathParaPr>
        <m:oMath>
          <m:sSub>
            <m:sSubPr/>
            <m:e>
              <m:r>
                <m:rPr/>
                <m:t>B</m:t>
              </m:r>
            </m:e>
            <m:sub>
              <m:r>
                <m:rPr/>
                <m:t>ij</m:t>
              </m:r>
            </m:sub>
          </m:sSub>
          <m:r>
            <m:rPr>
              <m:sty m:val="p"/>
            </m:rPr>
            <m:t>={</m:t>
          </m:r>
          <m:r>
            <m:rPr/>
            <m:t>x</m:t>
          </m:r>
          <m:r>
            <m:rPr>
              <m:sty m:val="p"/>
            </m:rPr>
            <m:t>:</m:t>
          </m:r>
          <m:sSub>
            <m:sSubPr/>
            <m:e>
              <m:r>
                <m:rPr/>
                <m:t>f</m:t>
              </m:r>
            </m:e>
            <m:sub>
              <m:r>
                <m:rPr/>
                <m:t>i</m:t>
              </m:r>
            </m:sub>
          </m:sSub>
          <m:r>
            <m:rPr>
              <m:sty m:val="p"/>
            </m:rPr>
            <m:t>(</m:t>
          </m:r>
          <m:r>
            <m:rPr/>
            <m:t>x</m:t>
          </m:r>
          <m:r>
            <m:rPr>
              <m:sty m:val="p"/>
            </m:rPr>
            <m:t>)−</m:t>
          </m:r>
          <m:sSub>
            <m:sSubPr/>
            <m:e>
              <m:r>
                <m:rPr/>
                <m:t>f</m:t>
              </m:r>
            </m:e>
            <m:sub>
              <m:r>
                <m:rPr/>
                <m:t>j</m:t>
              </m:r>
            </m:sub>
          </m:sSub>
          <m:r>
            <m:rPr>
              <m:sty m:val="p"/>
            </m:rPr>
            <m:t>(</m:t>
          </m:r>
          <m:r>
            <m:rPr/>
            <m:t>x</m:t>
          </m:r>
          <m:r>
            <m:rPr>
              <m:sty m:val="p"/>
            </m:rPr>
            <m:t>)=</m:t>
          </m:r>
          <m:r>
            <m:rPr/>
            <m:t>0</m:t>
          </m:r>
          <m:r>
            <m:rPr>
              <m:sty m:val="p"/>
            </m:rPr>
            <m:t>},</m:t>
          </m:r>
          <m:r>
            <m:rPr/>
            <m:t> </m:t>
          </m:r>
          <m:r>
            <m:rPr>
              <m:nor/>
              <m:sty m:val="p"/>
            </m:rPr>
            <w:rPr>
              <w:b w:val="0"/>
              <w:i w:val="0"/>
            </w:rPr>
            <m:t>其中</m:t>
          </m:r>
          <m:sSub>
            <m:sSubPr/>
            <m:e>
              <m:r>
                <m:rPr/>
                <m:t>f</m:t>
              </m:r>
            </m:e>
            <m:sub>
              <m:r>
                <m:rPr/>
                <m:t>i</m:t>
              </m:r>
            </m:sub>
          </m:sSub>
          <m:r>
            <m:rPr>
              <m:sty m:val="p"/>
            </m:rPr>
            <m:t>(</m:t>
          </m:r>
          <m:r>
            <m:rPr/>
            <m:t>x</m:t>
          </m:r>
          <m:r>
            <m:rPr>
              <m:sty m:val="p"/>
            </m:rPr>
            <m:t>)=log</m:t>
          </m:r>
          <m:f>
            <m:fPr/>
            <m:num>
              <m:r>
                <m:rPr/>
                <m:t>P</m:t>
              </m:r>
              <m:r>
                <m:rPr>
                  <m:sty m:val="p"/>
                </m:rPr>
                <m:t>(</m:t>
              </m:r>
              <m:r>
                <m:rPr/>
                <m:t>y</m:t>
              </m:r>
              <m:r>
                <m:rPr>
                  <m:sty m:val="p"/>
                </m:rPr>
                <m:t>=</m:t>
              </m:r>
              <m:r>
                <m:rPr/>
                <m:t>i</m:t>
              </m:r>
              <m:r>
                <m:rPr>
                  <m:sty m:val="p"/>
                </m:rPr>
                <m:t>∣</m:t>
              </m:r>
              <m:r>
                <m:rPr/>
                <m:t>x</m:t>
              </m:r>
              <m:r>
                <m:rPr>
                  <m:sty m:val="p"/>
                </m:rPr>
                <m:t>)</m:t>
              </m:r>
            </m:num>
            <m:den>
              <m:r>
                <m:rPr/>
                <m:t>P</m:t>
              </m:r>
              <m:r>
                <m:rPr>
                  <m:sty m:val="p"/>
                </m:rPr>
                <m:t>(</m:t>
              </m:r>
              <m:r>
                <m:rPr/>
                <m:t>y</m:t>
              </m:r>
              <m:r>
                <m:rPr>
                  <m:sty m:val="p"/>
                </m:rPr>
                <m:t>=</m:t>
              </m:r>
              <m:r>
                <m:rPr/>
                <m:t>j</m:t>
              </m:r>
              <m:r>
                <m:rPr>
                  <m:sty m:val="p"/>
                </m:rPr>
                <m:t>∣</m:t>
              </m:r>
              <m:r>
                <m:rPr/>
                <m:t>x</m:t>
              </m:r>
              <m:r>
                <m:rPr>
                  <m:sty m:val="p"/>
                </m:rPr>
                <m:t>)</m:t>
              </m:r>
            </m:den>
          </m:f>
        </m:oMath>
      </m:oMathPara>
    </w:p>
    <w:p w14:paraId="252242C3">
      <w:r>
        <w:rPr>
          <w:rFonts w:hint="eastAsia"/>
          <w:b/>
          <w:bCs/>
        </w:rPr>
        <w:t>Baseline模型的决策边界问题</w:t>
      </w:r>
      <w:r>
        <w:rPr>
          <w:rFonts w:hint="eastAsia"/>
        </w:rPr>
        <w:t>：</w:t>
      </w:r>
    </w:p>
    <w:p w14:paraId="73BD536F">
      <w:pPr>
        <w:pStyle w:val="8"/>
      </w:pPr>
      <w:r>
        <w:rPr>
          <w:rFonts w:hint="eastAsia"/>
        </w:rPr>
        <w:t>在不均衡数据上用标准CE训练，优化目标为：</w:t>
      </w:r>
    </w:p>
    <w:p w14:paraId="51A7533A">
      <w:pPr>
        <w:pStyle w:val="8"/>
      </w:pPr>
      <m:oMathPara>
        <m:oMathParaPr>
          <m:jc m:val="center"/>
        </m:oMathParaPr>
        <m:oMath>
          <m:sSub>
            <m:sSubPr/>
            <m:e>
              <m:r>
                <m:rPr/>
                <m:t>L</m:t>
              </m:r>
            </m:e>
            <m:sub>
              <m:r>
                <m:rPr/>
                <m:t>baseline</m:t>
              </m:r>
            </m:sub>
          </m:sSub>
          <m:r>
            <m:rPr>
              <m:sty m:val="p"/>
            </m:rPr>
            <m:t>≈</m:t>
          </m:r>
          <m:sSub>
            <m:sSubPr/>
            <m:e>
              <m:r>
                <m:rPr/>
                <m:t>n</m:t>
              </m:r>
            </m:e>
            <m:sub>
              <m:r>
                <m:rPr>
                  <m:nor/>
                  <m:sty m:val="p"/>
                </m:rPr>
                <w:rPr>
                  <w:b w:val="0"/>
                  <w:i w:val="0"/>
                </w:rPr>
                <m:t>majority</m:t>
              </m:r>
            </m:sub>
          </m:sSub>
          <m:r>
            <m:rPr>
              <m:sty m:val="p"/>
            </m:rPr>
            <m:t>⋅</m:t>
          </m:r>
          <m:sSub>
            <m:sSubPr/>
            <m:e>
              <m:r>
                <m:rPr/>
                <m:t>L</m:t>
              </m:r>
            </m:e>
            <m:sub>
              <m:r>
                <m:rPr>
                  <m:nor/>
                  <m:sty m:val="p"/>
                </m:rPr>
                <w:rPr>
                  <w:b w:val="0"/>
                  <w:i w:val="0"/>
                </w:rPr>
                <m:t>majority</m:t>
              </m:r>
            </m:sub>
          </m:sSub>
          <m:r>
            <m:rPr>
              <m:sty m:val="p"/>
            </m:rPr>
            <m:t>+</m:t>
          </m:r>
          <m:sSub>
            <m:sSubPr/>
            <m:e>
              <m:r>
                <m:rPr/>
                <m:t>n</m:t>
              </m:r>
            </m:e>
            <m:sub>
              <m:r>
                <m:rPr>
                  <m:nor/>
                  <m:sty m:val="p"/>
                </m:rPr>
                <w:rPr>
                  <w:b w:val="0"/>
                  <w:i w:val="0"/>
                </w:rPr>
                <m:t>minority</m:t>
              </m:r>
            </m:sub>
          </m:sSub>
          <m:r>
            <m:rPr>
              <m:sty m:val="p"/>
            </m:rPr>
            <m:t>⋅</m:t>
          </m:r>
          <m:sSub>
            <m:sSubPr/>
            <m:e>
              <m:r>
                <m:rPr/>
                <m:t>L</m:t>
              </m:r>
            </m:e>
            <m:sub>
              <m:r>
                <m:rPr>
                  <m:nor/>
                  <m:sty m:val="p"/>
                </m:rPr>
                <w:rPr>
                  <w:b w:val="0"/>
                  <w:i w:val="0"/>
                </w:rPr>
                <m:t>minority</m:t>
              </m:r>
            </m:sub>
          </m:sSub>
        </m:oMath>
      </m:oMathPara>
    </w:p>
    <w:p w14:paraId="2E2AE1A6">
      <w:r>
        <w:rPr>
          <w:rFonts w:hint="eastAsia"/>
        </w:rPr>
        <w:t>由于</w:t>
      </w:r>
      <w:r>
        <w:t xml:space="preserve"> </w:t>
      </w:r>
      <m:oMath>
        <m:sSub>
          <m:sSubPr/>
          <m:e>
            <m:r>
              <m:rPr/>
              <m:t>n</m:t>
            </m:r>
          </m:e>
          <m:sub>
            <m:r>
              <m:rPr>
                <m:nor/>
                <m:sty m:val="p"/>
              </m:rPr>
              <w:rPr>
                <w:b w:val="0"/>
                <w:i w:val="0"/>
              </w:rPr>
              <m:t>majority</m:t>
            </m:r>
          </m:sub>
        </m:sSub>
        <m:r>
          <m:rPr>
            <m:sty m:val="p"/>
          </m:rPr>
          <m:t>≫</m:t>
        </m:r>
        <m:sSub>
          <m:sSubPr/>
          <m:e>
            <m:r>
              <m:rPr/>
              <m:t>n</m:t>
            </m:r>
          </m:e>
          <m:sub>
            <m:r>
              <m:rPr>
                <m:nor/>
                <m:sty m:val="p"/>
              </m:rPr>
              <w:rPr>
                <w:b w:val="0"/>
                <w:i w:val="0"/>
              </w:rPr>
              <m:t>minority</m:t>
            </m:r>
          </m:sub>
        </m:sSub>
      </m:oMath>
      <w:r>
        <w:rPr>
          <w:rFonts w:hint="eastAsia"/>
        </w:rPr>
        <w:t>，优化器会优先降低</w:t>
      </w:r>
      <m:oMath>
        <m:sSub>
          <m:sSubPr/>
          <m:e>
            <m:r>
              <m:rPr/>
              <m:t>L</m:t>
            </m:r>
          </m:e>
          <m:sub>
            <m:r>
              <m:rPr>
                <m:nor/>
                <m:sty m:val="p"/>
              </m:rPr>
              <w:rPr>
                <w:b w:val="0"/>
                <w:i w:val="0"/>
              </w:rPr>
              <m:t>majority</m:t>
            </m:r>
          </m:sub>
        </m:sSub>
      </m:oMath>
      <w:r>
        <w:rPr>
          <w:rFonts w:hint="eastAsia"/>
        </w:rPr>
        <w:t>，导致决策边界向少数类区域推移。</w:t>
      </w:r>
    </w:p>
    <w:p w14:paraId="6ACB47C2">
      <w:pPr>
        <w:pStyle w:val="8"/>
      </w:pPr>
      <w:r>
        <w:rPr>
          <w:rFonts w:hint="eastAsia"/>
          <w:b/>
          <w:bCs/>
        </w:rPr>
        <w:t>几何度量：决策边界到多数类簇心的距离</w:t>
      </w:r>
    </w:p>
    <w:p w14:paraId="60712965">
      <w:pPr>
        <w:pStyle w:val="8"/>
      </w:pPr>
      <w:r>
        <w:rPr>
          <w:rFonts w:hint="eastAsia"/>
        </w:rPr>
        <w:t>本研究引入”决策边界到多数类簇心的距离”作为鲁棒性度量：</w:t>
      </w:r>
    </w:p>
    <w:p w14:paraId="52EEF2B1">
      <w:pPr>
        <w:pStyle w:val="8"/>
      </w:pPr>
      <m:oMathPara>
        <m:oMathParaPr>
          <m:jc m:val="center"/>
        </m:oMathParaPr>
        <m:oMath>
          <m:sSub>
            <m:sSubPr/>
            <m:e>
              <m:r>
                <m:rPr/>
                <m:t>d</m:t>
              </m:r>
            </m:e>
            <m:sub>
              <m:r>
                <m:rPr/>
                <m:t>boundary</m:t>
              </m:r>
            </m:sub>
          </m:sSub>
          <m:r>
            <m:rPr>
              <m:sty m:val="p"/>
            </m:rPr>
            <m:t>=∥</m:t>
          </m:r>
          <m:sSub>
            <m:sSubPr/>
            <m:e>
              <m:r>
                <m:rPr/>
                <m:t>μ</m:t>
              </m:r>
            </m:e>
            <m:sub>
              <m:r>
                <m:rPr>
                  <m:nor/>
                  <m:sty m:val="p"/>
                </m:rPr>
                <w:rPr>
                  <w:b w:val="0"/>
                  <w:i w:val="0"/>
                </w:rPr>
                <m:t>majority</m:t>
              </m:r>
            </m:sub>
          </m:sSub>
          <m:r>
            <m:rPr>
              <m:sty m:val="p"/>
            </m:rPr>
            <m:t>−</m:t>
          </m:r>
          <m:sSub>
            <m:sSubPr/>
            <m:e>
              <m:r>
                <m:rPr/>
                <m:t>x</m:t>
              </m:r>
            </m:e>
            <m:sub>
              <m:r>
                <m:rPr/>
                <m:t>boundary</m:t>
              </m:r>
            </m:sub>
          </m:sSub>
          <m:r>
            <m:rPr>
              <m:sty m:val="p"/>
            </m:rPr>
            <m:t>∥</m:t>
          </m:r>
        </m:oMath>
      </m:oMathPara>
    </w:p>
    <w:p w14:paraId="52D5BB7D">
      <w:r>
        <w:rPr>
          <w:rFonts w:hint="eastAsia"/>
        </w:rPr>
        <w:t>其中</w:t>
      </w:r>
      <m:oMath>
        <m:sSub>
          <m:sSubPr/>
          <m:e>
            <m:r>
              <m:rPr/>
              <m:t>μ</m:t>
            </m:r>
          </m:e>
          <m:sub>
            <m:r>
              <m:rPr>
                <m:nor/>
                <m:sty m:val="p"/>
              </m:rPr>
              <w:rPr>
                <w:b w:val="0"/>
                <w:i w:val="0"/>
              </w:rPr>
              <m:t>majority</m:t>
            </m:r>
          </m:sub>
        </m:sSub>
      </m:oMath>
      <w:r>
        <w:rPr>
          <w:rFonts w:hint="eastAsia"/>
        </w:rPr>
        <w:t>是多数类样本的簇心，</w:t>
      </w:r>
      <m:oMath>
        <m:sSub>
          <m:sSubPr/>
          <m:e>
            <m:r>
              <m:rPr/>
              <m:t>x</m:t>
            </m:r>
          </m:e>
          <m:sub>
            <m:r>
              <m:rPr/>
              <m:t>boundary</m:t>
            </m:r>
          </m:sub>
        </m:sSub>
      </m:oMath>
      <w:r>
        <w:rPr>
          <w:rFonts w:hint="eastAsia"/>
        </w:rPr>
        <w:t>是决策边界上的点。</w:t>
      </w:r>
    </w:p>
    <w:p w14:paraId="36888931">
      <w:pPr>
        <w:pStyle w:val="8"/>
      </w:pPr>
      <w:r>
        <w:rPr>
          <w:rFonts w:hint="eastAsia"/>
          <w:b/>
          <w:bCs/>
        </w:rPr>
        <w:t>实验验证</w:t>
      </w:r>
      <w:r>
        <w:rPr>
          <w:rFonts w:hint="eastAsia"/>
        </w:rPr>
        <w:t>：</w:t>
      </w:r>
    </w:p>
    <w:p w14:paraId="794C727A">
      <w:pPr>
        <w:pStyle w:val="8"/>
      </w:pPr>
      <w:r>
        <w:rPr>
          <w:rFonts w:hint="eastAsia"/>
        </w:rPr>
        <w:t>通过提取模型倒数第二层的特征，使用PCA降维到2D，计算决策边界到多数类簇心的平均距离：</w:t>
      </w:r>
    </w:p>
    <w:p w14:paraId="35F36755">
      <w:pPr>
        <w:pStyle w:val="8"/>
      </w:pPr>
      <m:oMathPara>
        <m:oMathParaPr>
          <m:jc m:val="center"/>
        </m:oMathParaPr>
        <m:oMath>
          <m:eqArr>
            <m:eqArrPr/>
            <m:e>
              <m:r>
                <m:rPr>
                  <m:nor/>
                  <m:sty m:val="p"/>
                </m:rPr>
                <w:rPr>
                  <w:b w:val="0"/>
                  <w:i w:val="0"/>
                </w:rPr>
                <m:t>Baseline</m:t>
              </m:r>
              <m:r>
                <m:rPr>
                  <m:nor/>
                  <m:sty m:val="p"/>
                </m:rPr>
                <w:rPr>
                  <w:b w:val="0"/>
                  <w:i w:val="0"/>
                </w:rPr>
                <m:t>:</m:t>
              </m:r>
              <m:r>
                <m:rPr/>
                <m:t>&amp; </m:t>
              </m:r>
              <m:sSub>
                <m:sSubPr/>
                <m:e>
                  <m:r>
                    <m:rPr/>
                    <m:t>d</m:t>
                  </m:r>
                </m:e>
                <m:sub>
                  <m:r>
                    <m:rPr/>
                    <m:t>boundary</m:t>
                  </m:r>
                </m:sub>
              </m:sSub>
              <m:r>
                <m:rPr>
                  <m:sty m:val="p"/>
                </m:rPr>
                <m:t>≈</m:t>
              </m:r>
              <m:r>
                <m:rPr>
                  <m:sty m:val="p"/>
                </m:rPr>
                <m:t>较小（边界贴近多数类簇心，过度扩张）</m:t>
              </m:r>
            </m:e>
            <m:e>
              <m:r>
                <m:rPr>
                  <m:nor/>
                  <m:sty m:val="p"/>
                </m:rPr>
                <w:rPr>
                  <w:b w:val="0"/>
                  <w:i w:val="0"/>
                </w:rPr>
                <m:t>GEE</m:t>
              </m:r>
              <m:r>
                <m:rPr>
                  <m:nor/>
                  <m:sty m:val="p"/>
                </m:rPr>
                <w:rPr>
                  <w:b w:val="0"/>
                  <w:i w:val="0"/>
                </w:rPr>
                <m:t>:</m:t>
              </m:r>
              <m:r>
                <m:rPr/>
                <m:t>&amp; </m:t>
              </m:r>
              <m:sSub>
                <m:sSubPr/>
                <m:e>
                  <m:r>
                    <m:rPr/>
                    <m:t>d</m:t>
                  </m:r>
                </m:e>
                <m:sub>
                  <m:r>
                    <m:rPr/>
                    <m:t>boundary</m:t>
                  </m:r>
                </m:sub>
              </m:sSub>
              <m:r>
                <m:rPr>
                  <m:sty m:val="p"/>
                </m:rPr>
                <m:t>≈</m:t>
              </m:r>
              <m:r>
                <m:rPr>
                  <m:sty m:val="p"/>
                </m:rPr>
                <m:t>较大（边界远离多数类簇心，更加紧凑）</m:t>
              </m:r>
            </m:e>
          </m:eqArr>
        </m:oMath>
      </m:oMathPara>
    </w:p>
    <w:p w14:paraId="5366CAE5">
      <w:r>
        <w:rPr>
          <w:rFonts w:hint="eastAsia"/>
        </w:rPr>
        <w:t>这一结果直观地展示了GEE如何通过加权损失收缩多数类的决策区域，使得决策边界更加中性。</w:t>
      </w:r>
    </w:p>
    <w:p w14:paraId="74CAB77F">
      <w:r>
        <w:drawing>
          <wp:inline distT="0" distB="0" distL="114300" distR="114300">
            <wp:extent cx="5270500" cy="2045335"/>
            <wp:effectExtent l="0" t="0" r="0" b="0"/>
            <wp:docPr id="141" name="Picture" descr="图5-5: 决策边界几何对比 - (a) Baseline：边界贴近多数类；(b) GEE：边界远离多数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descr="图5-5: 决策边界几何对比 - (a) Baseline：边界贴近多数类；(b) GEE：边界远离多数类"/>
                    <pic:cNvPicPr>
                      <a:picLocks noChangeAspect="1" noChangeArrowheads="1"/>
                    </pic:cNvPicPr>
                  </pic:nvPicPr>
                  <pic:blipFill>
                    <a:blip r:embed="rId14"/>
                    <a:stretch>
                      <a:fillRect/>
                    </a:stretch>
                  </pic:blipFill>
                  <pic:spPr>
                    <a:xfrm>
                      <a:off x="0" y="0"/>
                      <a:ext cx="5270500" cy="2045895"/>
                    </a:xfrm>
                    <a:prstGeom prst="rect">
                      <a:avLst/>
                    </a:prstGeom>
                    <a:noFill/>
                    <a:ln w="9525">
                      <a:noFill/>
                    </a:ln>
                  </pic:spPr>
                </pic:pic>
              </a:graphicData>
            </a:graphic>
          </wp:inline>
        </w:drawing>
      </w:r>
    </w:p>
    <w:p w14:paraId="06207C49">
      <w:r>
        <w:rPr>
          <w:rFonts w:hint="eastAsia"/>
        </w:rPr>
        <w:t>图5-5:</w:t>
      </w:r>
      <w:r>
        <w:t xml:space="preserve"> </w:t>
      </w:r>
      <w:r>
        <w:rPr>
          <w:rFonts w:hint="eastAsia"/>
        </w:rPr>
        <w:t>决策边界几何对比</w:t>
      </w:r>
      <w:r>
        <w:t xml:space="preserve"> - (a) </w:t>
      </w:r>
      <w:r>
        <w:rPr>
          <w:rFonts w:hint="eastAsia"/>
        </w:rPr>
        <w:t>Baseline：边界贴近多数类；(b)</w:t>
      </w:r>
      <w:r>
        <w:t xml:space="preserve"> </w:t>
      </w:r>
      <w:r>
        <w:rPr>
          <w:rFonts w:hint="eastAsia"/>
        </w:rPr>
        <w:t>GEE：边界远离多数类</w:t>
      </w:r>
    </w:p>
    <w:bookmarkEnd w:id="450"/>
    <w:p w14:paraId="75F0CBD2">
      <w:pPr>
        <w:pStyle w:val="4"/>
      </w:pPr>
      <w:bookmarkStart w:id="451" w:name="_Toc1294015390"/>
      <w:bookmarkStart w:id="452" w:name="_Toc875218308"/>
      <w:bookmarkStart w:id="453" w:name="_Toc1809853407"/>
      <w:bookmarkStart w:id="454" w:name="_Toc1129607656"/>
      <w:bookmarkStart w:id="455" w:name="_Toc86161443"/>
      <w:bookmarkStart w:id="456" w:name="softmax概率分布的统计分析"/>
      <w:r>
        <w:t xml:space="preserve">5.4.3 </w:t>
      </w:r>
      <w:r>
        <w:rPr>
          <w:rFonts w:hint="eastAsia"/>
        </w:rPr>
        <w:t>Softmax概率分布的统计分析</w:t>
      </w:r>
      <w:bookmarkEnd w:id="451"/>
      <w:bookmarkEnd w:id="452"/>
      <w:bookmarkEnd w:id="453"/>
      <w:bookmarkEnd w:id="454"/>
      <w:bookmarkEnd w:id="455"/>
    </w:p>
    <w:p w14:paraId="0E1447F8">
      <w:r>
        <w:rPr>
          <w:rFonts w:hint="eastAsia"/>
          <w:b/>
          <w:bCs/>
        </w:rPr>
        <w:t>Softmax熵的定义</w:t>
      </w:r>
      <w:r>
        <w:rPr>
          <w:rFonts w:hint="eastAsia"/>
        </w:rPr>
        <w:t>：</w:t>
      </w:r>
    </w:p>
    <w:p w14:paraId="2EFDA66B">
      <w:pPr>
        <w:pStyle w:val="8"/>
      </w:pPr>
      <w:r>
        <w:rPr>
          <w:rFonts w:hint="eastAsia"/>
        </w:rPr>
        <w:t>Softmax熵衡量预测概率分布的不确定性：</w:t>
      </w:r>
    </w:p>
    <w:p w14:paraId="4FE60A07">
      <w:pPr>
        <w:pStyle w:val="8"/>
      </w:pPr>
      <m:oMathPara>
        <m:oMathParaPr>
          <m:jc m:val="center"/>
        </m:oMathParaPr>
        <m:oMath>
          <m:r>
            <m:rPr/>
            <m:t>H</m:t>
          </m:r>
          <m:r>
            <m:rPr>
              <m:sty m:val="p"/>
            </m:rPr>
            <m:t>(</m:t>
          </m:r>
          <m:r>
            <m:rPr/>
            <m:t>P</m:t>
          </m:r>
          <m:r>
            <m:rPr>
              <m:sty m:val="p"/>
            </m:rPr>
            <m:t>)=−</m:t>
          </m:r>
          <m:nary>
            <m:naryPr>
              <m:chr m:val="∑"/>
              <m:limLoc m:val="undOvr"/>
              <m:supHide m:val="1"/>
            </m:naryPr>
            <m:sub>
              <m:r>
                <m:rPr/>
                <m:t>i</m:t>
              </m:r>
            </m:sub>
            <m:sup>
              <m:r>
                <m:rPr/>
                <m:t>​</m:t>
              </m:r>
            </m:sup>
            <m:e>
              <m:sSub>
                <m:sSubPr/>
                <m:e>
                  <m:r>
                    <m:rPr/>
                    <m:t>p</m:t>
                  </m:r>
                </m:e>
                <m:sub>
                  <m:r>
                    <m:rPr/>
                    <m:t>i</m:t>
                  </m:r>
                </m:sub>
              </m:sSub>
            </m:e>
          </m:nary>
          <m:r>
            <m:rPr>
              <m:sty m:val="p"/>
            </m:rPr>
            <m:t>⋅log(</m:t>
          </m:r>
          <m:sSub>
            <m:sSubPr/>
            <m:e>
              <m:r>
                <m:rPr/>
                <m:t>p</m:t>
              </m:r>
            </m:e>
            <m:sub>
              <m:r>
                <m:rPr/>
                <m:t>i</m:t>
              </m:r>
            </m:sub>
          </m:sSub>
          <m:r>
            <m:rPr>
              <m:sty m:val="p"/>
            </m:rPr>
            <m:t>)</m:t>
          </m:r>
        </m:oMath>
      </m:oMathPara>
    </w:p>
    <w:p w14:paraId="374AAF3D">
      <w:r>
        <w:rPr>
          <w:rFonts w:hint="eastAsia"/>
          <w:b/>
          <w:bCs/>
        </w:rPr>
        <w:t>理论预测</w:t>
      </w:r>
      <w:r>
        <w:rPr>
          <w:rFonts w:hint="eastAsia"/>
        </w:rPr>
        <w:t>：</w:t>
      </w:r>
    </w:p>
    <w:p w14:paraId="2224281E">
      <w:pPr>
        <w:pStyle w:val="8"/>
      </w:pPr>
      <w:r>
        <w:rPr>
          <w:rFonts w:hint="eastAsia"/>
        </w:rPr>
        <w:t>根据第三章3.5节的分析，我们预测：</w:t>
      </w:r>
      <w:r>
        <w:t xml:space="preserve"> - </w:t>
      </w:r>
      <w:r>
        <w:rPr>
          <w:rFonts w:hint="eastAsia"/>
        </w:rPr>
        <w:t>对已知类样本：GEE和Baseline的</w:t>
      </w:r>
      <m:oMath>
        <m:r>
          <m:rPr/>
          <m:t>H</m:t>
        </m:r>
        <m:r>
          <m:rPr>
            <m:sty m:val="p"/>
          </m:rPr>
          <m:t>(</m:t>
        </m:r>
        <m:r>
          <m:rPr/>
          <m:t>P</m:t>
        </m:r>
        <m:r>
          <m:rPr>
            <m:sty m:val="p"/>
          </m:rPr>
          <m:t>)</m:t>
        </m:r>
      </m:oMath>
      <w:r>
        <w:rPr>
          <w:rFonts w:hint="eastAsia"/>
        </w:rPr>
        <w:t>都较低（高置信度正确分类）</w:t>
      </w:r>
      <w:r>
        <w:t xml:space="preserve"> - </w:t>
      </w:r>
      <w:r>
        <w:rPr>
          <w:rFonts w:hint="eastAsia"/>
        </w:rPr>
        <w:t>对未知类样本：</w:t>
      </w:r>
      <w:r>
        <w:t xml:space="preserve"> - Baseline: </w:t>
      </w:r>
      <m:oMath>
        <m:r>
          <m:rPr/>
          <m:t>H</m:t>
        </m:r>
        <m:r>
          <m:rPr>
            <m:sty m:val="p"/>
          </m:rPr>
          <m:t>(</m:t>
        </m:r>
        <m:r>
          <m:rPr/>
          <m:t>P</m:t>
        </m:r>
        <m:r>
          <m:rPr>
            <m:sty m:val="p"/>
          </m:rPr>
          <m:t>)≈</m:t>
        </m:r>
      </m:oMath>
      <w:r>
        <w:t xml:space="preserve"> </w:t>
      </w:r>
      <w:r>
        <w:rPr>
          <w:rFonts w:hint="eastAsia"/>
        </w:rPr>
        <w:t>低值（概率集中在某个错误类别，过度自信）</w:t>
      </w:r>
      <w:r>
        <w:t xml:space="preserve"> - GEE: </w:t>
      </w:r>
      <m:oMath>
        <m:r>
          <m:rPr/>
          <m:t>H</m:t>
        </m:r>
        <m:r>
          <m:rPr>
            <m:sty m:val="p"/>
          </m:rPr>
          <m:t>(</m:t>
        </m:r>
        <m:r>
          <m:rPr/>
          <m:t>P</m:t>
        </m:r>
        <m:r>
          <m:rPr>
            <m:sty m:val="p"/>
          </m:rPr>
          <m:t>)≈</m:t>
        </m:r>
      </m:oMath>
      <w:r>
        <w:t xml:space="preserve"> </w:t>
      </w:r>
      <w:r>
        <w:rPr>
          <w:rFonts w:hint="eastAsia"/>
        </w:rPr>
        <w:t>高值（概率分布分散，谨慎预测）</w:t>
      </w:r>
    </w:p>
    <w:p w14:paraId="3874E391">
      <w:pPr>
        <w:pStyle w:val="8"/>
      </w:pPr>
      <w:r>
        <w:rPr>
          <w:rFonts w:hint="eastAsia"/>
          <w:b/>
          <w:bCs/>
        </w:rPr>
        <w:t>实验验证</w:t>
      </w:r>
      <w:r>
        <w:rPr>
          <w:rFonts w:hint="eastAsia"/>
        </w:rPr>
        <w:t>：</w:t>
      </w:r>
    </w:p>
    <w:p w14:paraId="5058F637">
      <w:pPr>
        <w:pStyle w:val="8"/>
      </w:pPr>
      <w:r>
        <w:rPr>
          <w:rFonts w:hint="eastAsia"/>
        </w:rPr>
        <w:t>本研究对OSR测试集中未知样本的Softmax熵进行了统计，结果如下：</w:t>
      </w:r>
    </w:p>
    <w:p w14:paraId="7522890F">
      <w:pPr>
        <w:pStyle w:val="8"/>
      </w:pPr>
      <w:r>
        <w:rPr>
          <w:rFonts w:hint="eastAsia"/>
          <w:b/>
          <w:bCs/>
        </w:rPr>
        <w:t>表5-1：未知样本的Softmax熵统计对比</w:t>
      </w:r>
    </w:p>
    <w:tbl>
      <w:tblPr>
        <w:tblStyle w:val="19"/>
        <w:tblW w:w="5000" w:type="pct"/>
        <w:tblInd w:w="0" w:type="dxa"/>
        <w:tblLayout w:type="fixed"/>
        <w:tblCellMar>
          <w:top w:w="0" w:type="dxa"/>
          <w:left w:w="108" w:type="dxa"/>
          <w:bottom w:w="0" w:type="dxa"/>
          <w:right w:w="108" w:type="dxa"/>
        </w:tblCellMar>
      </w:tblPr>
      <w:tblGrid>
        <w:gridCol w:w="824"/>
        <w:gridCol w:w="1924"/>
        <w:gridCol w:w="2887"/>
        <w:gridCol w:w="2887"/>
      </w:tblGrid>
      <w:tr w14:paraId="0084A0A2">
        <w:trPr>
          <w:tblHeader/>
        </w:trPr>
        <w:tc>
          <w:p w14:paraId="5754C907">
            <w:r>
              <w:rPr>
                <w:rFonts w:hint="eastAsia"/>
              </w:rPr>
              <w:t>模型</w:t>
            </w:r>
          </w:p>
        </w:tc>
        <w:tc>
          <w:p w14:paraId="56DE7986">
            <w:r>
              <w:rPr>
                <w:rFonts w:hint="eastAsia"/>
              </w:rPr>
              <w:t>平均Softmax熵</w:t>
            </w:r>
          </w:p>
        </w:tc>
        <w:tc>
          <w:p w14:paraId="4613D98F">
            <w:r>
              <w:rPr>
                <w:rFonts w:hint="eastAsia"/>
              </w:rPr>
              <w:t>置信度</w:t>
            </w:r>
            <w:r>
              <w:t xml:space="preserve"> &gt; </w:t>
            </w:r>
            <w:r>
              <w:rPr>
                <w:rFonts w:hint="eastAsia"/>
              </w:rPr>
              <w:t>0.8的样本比例</w:t>
            </w:r>
          </w:p>
        </w:tc>
        <w:tc>
          <w:p w14:paraId="25156283">
            <w:r>
              <w:rPr>
                <w:rFonts w:hint="eastAsia"/>
              </w:rPr>
              <w:t>置信度</w:t>
            </w:r>
            <w:r>
              <w:t xml:space="preserve"> &lt; </w:t>
            </w:r>
            <w:r>
              <w:rPr>
                <w:rFonts w:hint="eastAsia"/>
              </w:rPr>
              <w:t>0.3的样本比例</w:t>
            </w:r>
          </w:p>
        </w:tc>
      </w:tr>
      <w:tr w14:paraId="5254EAD3">
        <w:tc>
          <w:p w14:paraId="4253896E">
            <w:r>
              <w:t>Baseline</w:t>
            </w:r>
          </w:p>
        </w:tc>
        <w:tc>
          <w:p w14:paraId="1D1705C5">
            <w:r>
              <w:t>0.35</w:t>
            </w:r>
          </w:p>
        </w:tc>
        <w:tc>
          <w:p w14:paraId="220DAF77">
            <w:r>
              <w:t>87.3%</w:t>
            </w:r>
          </w:p>
        </w:tc>
        <w:tc>
          <w:p w14:paraId="6DA5FDA9">
            <w:r>
              <w:t>4.2%</w:t>
            </w:r>
          </w:p>
        </w:tc>
      </w:tr>
      <w:tr w14:paraId="1D78A5C0">
        <w:tc>
          <w:p w14:paraId="12DDAE3B">
            <w:r>
              <w:t>GEE</w:t>
            </w:r>
          </w:p>
        </w:tc>
        <w:tc>
          <w:p w14:paraId="5FAAB7DE">
            <w:r>
              <w:t>1.18</w:t>
            </w:r>
          </w:p>
        </w:tc>
        <w:tc>
          <w:p w14:paraId="71DB2213">
            <w:r>
              <w:t>8.7%</w:t>
            </w:r>
          </w:p>
        </w:tc>
        <w:tc>
          <w:p w14:paraId="59407B74">
            <w:r>
              <w:t>82.5%</w:t>
            </w:r>
          </w:p>
        </w:tc>
      </w:tr>
    </w:tbl>
    <w:p w14:paraId="584CF8C3">
      <w:pPr>
        <w:pStyle w:val="8"/>
      </w:pPr>
      <w:r>
        <w:rPr>
          <w:rFonts w:hint="eastAsia"/>
        </w:rPr>
        <w:t>从表5-1可以清楚地看到：Baseline模型对87.3%的未知样本给出高置信度（&gt;0.8），而这些预测都是错误的；而GEE仅对8.7%的未知样本给出高置信度，82.5%的未知样本被赋予低置信度（&lt;0.3），从而被正确地识别为”未知”。</w:t>
      </w:r>
    </w:p>
    <w:p w14:paraId="3F33A802">
      <w:pPr>
        <w:pStyle w:val="8"/>
      </w:pPr>
      <w:r>
        <w:rPr>
          <w:rFonts w:hint="eastAsia"/>
          <w:b/>
          <w:bCs/>
        </w:rPr>
        <w:t>熵分布可视化</w:t>
      </w:r>
      <w:r>
        <w:rPr>
          <w:rFonts w:hint="eastAsia"/>
        </w:rPr>
        <w:t>：</w:t>
      </w:r>
    </w:p>
    <w:p w14:paraId="1C51A32B">
      <w:pPr>
        <w:pStyle w:val="8"/>
      </w:pPr>
      <w:r>
        <w:rPr>
          <w:rFonts w:hint="eastAsia"/>
        </w:rPr>
        <w:t>图5-6展示了未知样本的Softmax熵分布直方图。该图的X轴为Softmax熵</w:t>
      </w:r>
      <m:oMath>
        <m:r>
          <m:rPr/>
          <m:t>H</m:t>
        </m:r>
        <m:r>
          <m:rPr>
            <m:sty m:val="p"/>
          </m:rPr>
          <m:t>(</m:t>
        </m:r>
        <m:r>
          <m:rPr/>
          <m:t>P</m:t>
        </m:r>
        <m:r>
          <m:rPr>
            <m:sty m:val="p"/>
          </m:rPr>
          <m:t>)∈[</m:t>
        </m:r>
        <m:r>
          <m:rPr/>
          <m:t>0</m:t>
        </m:r>
        <m:r>
          <m:rPr>
            <m:sty m:val="p"/>
          </m:rPr>
          <m:t>,log(</m:t>
        </m:r>
        <m:r>
          <m:rPr/>
          <m:t>6</m:t>
        </m:r>
        <m:r>
          <m:rPr>
            <m:sty m:val="p"/>
          </m:rPr>
          <m:t>)]</m:t>
        </m:r>
      </m:oMath>
      <w:r>
        <w:rPr>
          <w:rFonts w:hint="eastAsia"/>
        </w:rPr>
        <w:t>，Y轴为样本数量（归一化）。Baseline的分布（蓝色）峰值在</w:t>
      </w:r>
      <m:oMath>
        <m:r>
          <m:rPr/>
          <m:t>H</m:t>
        </m:r>
        <m:r>
          <m:rPr>
            <m:sty m:val="p"/>
          </m:rPr>
          <m:t>(</m:t>
        </m:r>
        <m:r>
          <m:rPr/>
          <m:t>P</m:t>
        </m:r>
        <m:r>
          <m:rPr>
            <m:sty m:val="p"/>
          </m:rPr>
          <m:t>)=</m:t>
        </m:r>
        <m:r>
          <m:rPr/>
          <m:t>0.4</m:t>
        </m:r>
      </m:oMath>
      <w:r>
        <w:rPr>
          <w:rFonts w:hint="eastAsia"/>
        </w:rPr>
        <w:t>附近，分布集中（低熵）；GEE的分布（红色）峰值在</w:t>
      </w:r>
      <m:oMath>
        <m:r>
          <m:rPr/>
          <m:t>H</m:t>
        </m:r>
        <m:r>
          <m:rPr>
            <m:sty m:val="p"/>
          </m:rPr>
          <m:t>(</m:t>
        </m:r>
        <m:r>
          <m:rPr/>
          <m:t>P</m:t>
        </m:r>
        <m:r>
          <m:rPr>
            <m:sty m:val="p"/>
          </m:rPr>
          <m:t>)=</m:t>
        </m:r>
        <m:r>
          <m:rPr/>
          <m:t>1.2</m:t>
        </m:r>
      </m:oMath>
      <w:r>
        <w:rPr>
          <w:rFonts w:hint="eastAsia"/>
        </w:rPr>
        <w:t>附近，分布分散（高熵）。</w:t>
      </w:r>
    </w:p>
    <w:p w14:paraId="1891292E">
      <w:pPr>
        <w:pStyle w:val="8"/>
      </w:pPr>
      <w:r>
        <w:rPr>
          <w:rFonts w:hint="eastAsia"/>
          <w:b/>
          <w:bCs/>
        </w:rPr>
        <w:t>数学解释</w:t>
      </w:r>
      <w:r>
        <w:rPr>
          <w:rFonts w:hint="eastAsia"/>
        </w:rPr>
        <w:t>：</w:t>
      </w:r>
    </w:p>
    <w:p w14:paraId="7BFBE389">
      <w:pPr>
        <w:pStyle w:val="8"/>
      </w:pPr>
      <w:r>
        <w:rPr>
          <w:rFonts w:hint="eastAsia"/>
        </w:rPr>
        <w:t>GEE的加权损失使得模型学到”更谨慎”的预测策略。从信息论角度看，这意味着模型对不确定的输入（OOD样本）保留更多的不确定性（高熵），而不是强行归类为某个已知类别。这种”熵的两极分化”——对已知类低熵、对未知类高熵——正是OSR所需要的理想特性。</w:t>
      </w:r>
    </w:p>
    <w:bookmarkEnd w:id="456"/>
    <w:p w14:paraId="0096913A">
      <w:pPr>
        <w:pStyle w:val="4"/>
      </w:pPr>
      <w:bookmarkStart w:id="457" w:name="_Toc949766561"/>
      <w:bookmarkStart w:id="458" w:name="_Toc1678604253"/>
      <w:bookmarkStart w:id="459" w:name="_Toc1247835341"/>
      <w:bookmarkStart w:id="460" w:name="_Toc1560434912"/>
      <w:bookmarkStart w:id="461" w:name="_Toc711394423"/>
      <w:bookmarkStart w:id="462" w:name="置信度校准分析"/>
      <w:r>
        <w:t xml:space="preserve">5.4.4 </w:t>
      </w:r>
      <w:r>
        <w:rPr>
          <w:rFonts w:hint="eastAsia"/>
        </w:rPr>
        <w:t>置信度校准分析</w:t>
      </w:r>
      <w:bookmarkEnd w:id="457"/>
      <w:bookmarkEnd w:id="458"/>
      <w:bookmarkEnd w:id="459"/>
      <w:bookmarkEnd w:id="460"/>
      <w:bookmarkEnd w:id="461"/>
    </w:p>
    <w:p w14:paraId="652AE1ED">
      <w:r>
        <w:rPr>
          <w:rFonts w:hint="eastAsia"/>
          <w:b/>
          <w:bCs/>
        </w:rPr>
        <w:t>置信度校准（Calibration）的定义</w:t>
      </w:r>
      <w:r>
        <w:rPr>
          <w:rFonts w:hint="eastAsia"/>
        </w:rPr>
        <w:t>：</w:t>
      </w:r>
    </w:p>
    <w:p w14:paraId="67F1246C">
      <w:pPr>
        <w:pStyle w:val="8"/>
      </w:pPr>
      <w:r>
        <w:rPr>
          <w:rFonts w:hint="eastAsia"/>
        </w:rPr>
        <w:t>理想模型应满足：预测置信度</w:t>
      </w:r>
      <w:r>
        <w:t xml:space="preserve"> = </w:t>
      </w:r>
      <w:r>
        <w:rPr>
          <w:rFonts w:hint="eastAsia"/>
        </w:rPr>
        <w:t>实际准确率</w:t>
      </w:r>
    </w:p>
    <w:p w14:paraId="373403E3">
      <w:pPr>
        <w:pStyle w:val="8"/>
      </w:pPr>
      <m:oMathPara>
        <m:oMathParaPr>
          <m:jc m:val="center"/>
        </m:oMathParaPr>
        <m:oMath>
          <m:r>
            <m:rPr/>
            <m:t>P</m:t>
          </m:r>
          <m:r>
            <m:rPr>
              <m:sty m:val="p"/>
            </m:rPr>
            <m:t>(</m:t>
          </m:r>
          <m:acc>
            <m:accPr/>
            <m:e>
              <m:r>
                <m:rPr/>
                <m:t>y</m:t>
              </m:r>
            </m:e>
          </m:acc>
          <m:r>
            <m:rPr>
              <m:sty m:val="p"/>
            </m:rPr>
            <m:t>=</m:t>
          </m:r>
          <m:r>
            <m:rPr/>
            <m:t>y</m:t>
          </m:r>
          <m:r>
            <m:rPr>
              <m:sty m:val="p"/>
            </m:rPr>
            <m:t>∣</m:t>
          </m:r>
          <m:r>
            <m:rPr>
              <m:sty m:val="p"/>
            </m:rPr>
            <m:t>confidence</m:t>
          </m:r>
          <m:r>
            <m:rPr>
              <m:sty m:val="p"/>
            </m:rPr>
            <m:t>=</m:t>
          </m:r>
          <m:r>
            <m:rPr/>
            <m:t>c</m:t>
          </m:r>
          <m:r>
            <m:rPr>
              <m:sty m:val="p"/>
            </m:rPr>
            <m:t>)=</m:t>
          </m:r>
          <m:r>
            <m:rPr/>
            <m:t>c</m:t>
          </m:r>
        </m:oMath>
      </m:oMathPara>
    </w:p>
    <w:p w14:paraId="3F8FFB6F">
      <w:r>
        <w:rPr>
          <w:rFonts w:hint="eastAsia"/>
          <w:b/>
          <w:bCs/>
        </w:rPr>
        <w:t>Baseline的误校准</w:t>
      </w:r>
      <w:r>
        <w:rPr>
          <w:rFonts w:hint="eastAsia"/>
        </w:rPr>
        <w:t>：</w:t>
      </w:r>
    </w:p>
    <w:p w14:paraId="5F1DCF85">
      <w:pPr>
        <w:pStyle w:val="8"/>
      </w:pPr>
      <w:r>
        <w:rPr>
          <w:rFonts w:hint="eastAsia"/>
        </w:rPr>
        <w:t>对未知样本，Baseline的预测置信度≈0.8-0.9，但实际准确率≈0（严重误校准）。这意味着Baseline过度自信，给出的高置信度不可信。</w:t>
      </w:r>
    </w:p>
    <w:p w14:paraId="0597E5E4">
      <w:pPr>
        <w:pStyle w:val="8"/>
      </w:pPr>
      <w:r>
        <w:rPr>
          <w:rFonts w:hint="eastAsia"/>
          <w:b/>
          <w:bCs/>
        </w:rPr>
        <w:t>GEE的改进</w:t>
      </w:r>
      <w:r>
        <w:rPr>
          <w:rFonts w:hint="eastAsia"/>
        </w:rPr>
        <w:t>：</w:t>
      </w:r>
    </w:p>
    <w:p w14:paraId="5EDE0342">
      <w:pPr>
        <w:pStyle w:val="8"/>
      </w:pPr>
      <w:r>
        <w:rPr>
          <w:rFonts w:hint="eastAsia"/>
        </w:rPr>
        <w:t>对未知样本，GEE的预测置信度≈0.1-0.3，实际准确率≈0（校准良好）。虽然准确率仍为0（因为未知类无法被正确分类为已知类），但低置信度使得这些样本被正确地识别为”未知”。</w:t>
      </w:r>
    </w:p>
    <w:p w14:paraId="34ED75D0">
      <w:pPr>
        <w:pStyle w:val="8"/>
      </w:pPr>
      <w:r>
        <w:rPr>
          <w:rFonts w:hint="eastAsia"/>
          <w:b/>
          <w:bCs/>
        </w:rPr>
        <w:t>可靠性图（Reliability</w:t>
      </w:r>
      <w:r>
        <w:rPr>
          <w:b/>
          <w:bCs/>
        </w:rPr>
        <w:t xml:space="preserve"> </w:t>
      </w:r>
      <w:r>
        <w:rPr>
          <w:rFonts w:hint="eastAsia"/>
          <w:b/>
          <w:bCs/>
        </w:rPr>
        <w:t>Diagram）</w:t>
      </w:r>
      <w:r>
        <w:rPr>
          <w:rFonts w:hint="eastAsia"/>
        </w:rPr>
        <w:t>：</w:t>
      </w:r>
    </w:p>
    <w:p w14:paraId="1A510C21">
      <w:pPr>
        <w:pStyle w:val="8"/>
      </w:pPr>
      <w:r>
        <w:rPr>
          <w:rFonts w:hint="eastAsia"/>
        </w:rPr>
        <w:t>图5-7展示了置信度vs实际准确率的曲线。理想情况下，曲线应沿对角线分布。Baseline的曲线（蓝色）严重偏离对角线（误校准）；GEE的曲线（红色）更接近对角线（校准良好）。</w:t>
      </w:r>
    </w:p>
    <w:bookmarkEnd w:id="462"/>
    <w:p w14:paraId="042A834E">
      <w:pPr>
        <w:pStyle w:val="4"/>
      </w:pPr>
      <w:bookmarkStart w:id="463" w:name="_Toc480642576"/>
      <w:bookmarkStart w:id="464" w:name="_Toc809009532"/>
      <w:bookmarkStart w:id="465" w:name="_Toc43279585"/>
      <w:bookmarkStart w:id="466" w:name="_Toc1159268820"/>
      <w:bookmarkStart w:id="467" w:name="_Toc1364604512"/>
      <w:bookmarkStart w:id="468" w:name="本节小结-1"/>
      <w:r>
        <w:t xml:space="preserve">5.4.5 </w:t>
      </w:r>
      <w:r>
        <w:rPr>
          <w:rFonts w:hint="eastAsia"/>
        </w:rPr>
        <w:t>本节小结</w:t>
      </w:r>
      <w:bookmarkEnd w:id="463"/>
      <w:bookmarkEnd w:id="464"/>
      <w:bookmarkEnd w:id="465"/>
      <w:bookmarkEnd w:id="466"/>
      <w:bookmarkEnd w:id="467"/>
    </w:p>
    <w:p w14:paraId="2D52D92C">
      <w:r>
        <w:rPr>
          <w:rFonts w:hint="eastAsia"/>
        </w:rPr>
        <w:t>通过决策边界几何分析和Softmax概率分布统计，我们证明了：</w:t>
      </w:r>
    </w:p>
    <w:p w14:paraId="6C1FEF02">
      <w:pPr>
        <w:numPr>
          <w:ilvl w:val="0"/>
          <w:numId w:val="4"/>
        </w:numPr>
      </w:pPr>
      <w:r>
        <w:rPr>
          <w:rFonts w:hint="eastAsia"/>
          <w:b/>
          <w:bCs/>
        </w:rPr>
        <w:t>加权损失</w:t>
      </w:r>
      <w:r>
        <w:rPr>
          <w:rFonts w:hint="eastAsia"/>
        </w:rPr>
        <w:t>→梯度均衡→中性决策边界→决策边界到多数类簇心的距离更大</w:t>
      </w:r>
    </w:p>
    <w:p w14:paraId="48B95815">
      <w:pPr>
        <w:numPr>
          <w:ilvl w:val="0"/>
          <w:numId w:val="4"/>
        </w:numPr>
      </w:pPr>
      <w:r>
        <w:rPr>
          <w:rFonts w:hint="eastAsia"/>
          <w:b/>
          <w:bCs/>
        </w:rPr>
        <w:t>门控融合</w:t>
      </w:r>
      <w:r>
        <w:rPr>
          <w:rFonts w:hint="eastAsia"/>
        </w:rPr>
        <w:t>→鲁棒特征→对OOD样本的Softmax熵更高（1.18</w:t>
      </w:r>
      <w:r>
        <w:t xml:space="preserve"> vs </w:t>
      </w:r>
      <w:r>
        <w:rPr>
          <w:rFonts w:hint="eastAsia"/>
        </w:rPr>
        <w:t>0.35）</w:t>
      </w:r>
    </w:p>
    <w:p w14:paraId="65D1B437">
      <w:pPr>
        <w:numPr>
          <w:ilvl w:val="0"/>
          <w:numId w:val="4"/>
        </w:numPr>
      </w:pPr>
      <w:r>
        <w:rPr>
          <w:rFonts w:hint="eastAsia"/>
          <w:b/>
          <w:bCs/>
        </w:rPr>
        <w:t>自然结果</w:t>
      </w:r>
      <w:r>
        <w:rPr>
          <w:rFonts w:hint="eastAsia"/>
        </w:rPr>
        <w:t>：在标准OSR设置下（训练集不包含未知类），GEE的FPR@TPR95</w:t>
      </w:r>
      <w:r>
        <w:t xml:space="preserve"> = 0.03 vs Baseline = 0.47</w:t>
      </w:r>
    </w:p>
    <w:p w14:paraId="553377F3">
      <w:r>
        <w:rPr>
          <w:rFonts w:hint="eastAsia"/>
        </w:rPr>
        <w:t>这从数学原理上解释了GEE架构为何能提升OSR性能，无需诉诸”在训练时见过未知类”的机制。GEE架构通过加权损失和门控网络融合，学到了更鲁棒的特征表示和更谨慎的预测策略，从而天然地增强了对开放集的识别能力。</w:t>
      </w:r>
    </w:p>
    <w:bookmarkEnd w:id="438"/>
    <w:bookmarkEnd w:id="468"/>
    <w:p w14:paraId="122E27B8">
      <w:pPr>
        <w:pStyle w:val="3"/>
      </w:pPr>
      <w:bookmarkStart w:id="469" w:name="_Toc1473778465"/>
      <w:bookmarkStart w:id="470" w:name="_Toc1304235167"/>
      <w:bookmarkStart w:id="471" w:name="_Toc1550512409"/>
      <w:bookmarkStart w:id="472" w:name="_Toc1859412156"/>
      <w:bookmarkStart w:id="473" w:name="_Toc1930166871"/>
      <w:bookmarkStart w:id="474" w:name="本章小结-4"/>
      <w:r>
        <w:t xml:space="preserve">5.5 </w:t>
      </w:r>
      <w:r>
        <w:rPr>
          <w:rFonts w:hint="eastAsia"/>
        </w:rPr>
        <w:t>本章小结</w:t>
      </w:r>
      <w:bookmarkEnd w:id="469"/>
      <w:bookmarkEnd w:id="470"/>
      <w:bookmarkEnd w:id="471"/>
      <w:bookmarkEnd w:id="472"/>
      <w:bookmarkEnd w:id="473"/>
    </w:p>
    <w:p w14:paraId="39842CFA">
      <w:r>
        <w:rPr>
          <w:rFonts w:hint="eastAsia"/>
        </w:rPr>
        <w:t>本章从理论角度深入分析了GEE架构为何有效，包括门控网络决策模式、基准模型与专家模型的决策边界互补性、加权损失对梯度方向的影响机制、以及GEE架构对开放集识别性能的影响机制。这四个分析相互印证，与实验结果高度一致，证明了GEE架构设计的合理性和有效性。</w:t>
      </w:r>
    </w:p>
    <w:p w14:paraId="149360BD">
      <w:pPr>
        <w:pStyle w:val="8"/>
      </w:pPr>
      <w:r>
        <w:rPr>
          <w:rFonts w:hint="eastAsia"/>
        </w:rPr>
        <w:t>门控网络决策模式分析（第五章5.1节）通过权重分布和输出贡献分析，证明门控网络学会了”在少数类上信任专家”的策略，这直接解释了为何GEE的Macro-F1和少数类F1显著提升。决策边界可视化（第五章5.2节）从特征空间角度展示了基准模型和专家模型的互补性：基准模型擅长分离多数类，专家模型擅长分离少数类，GEE成功融合了两者。加权损失梯度分析（第五章5.3节）揭示了加权损失如何平衡多数类和少数类的梯度贡献，使得门控网络被迫考虑少数类，从而学会正确的融合策略。GEE架构的决策边界鲁棒性分析（第五章5.4节）从几何和统计两个角度证明，加权损失和门控网络融合使得模型学到更中性的决策边界和更鲁棒的特征表示，从而天然地提升了对开放集的识别能力。</w:t>
      </w:r>
    </w:p>
    <w:p w14:paraId="5B7F01FB">
      <w:pPr>
        <w:pStyle w:val="8"/>
      </w:pPr>
      <w:r>
        <w:rPr>
          <w:rFonts w:hint="eastAsia"/>
        </w:rPr>
        <w:t>这些理论分析不仅解释了实验结果，也为GEE架构的成功提供了深刻的理论洞察。GEE架构通过统一的数学框架（加权损失+门控融合）同时解决了增量学习和开放集识别两大问题：加权损失平衡了梯度贡献，门控网络实现了智能融合。这使得GEE在增量学习任务上Macro-F1从0.63提升至0.83，在开放集识别任务上FPR@TPR95从0.47降至0.03。</w:t>
      </w:r>
    </w:p>
    <w:p w14:paraId="01CF5E0F">
      <w:pPr>
        <w:pStyle w:val="8"/>
      </w:pPr>
      <w:r>
        <w:rPr>
          <w:rFonts w:hint="eastAsia"/>
        </w:rPr>
        <w:t>然而，本章的理论分析也存在一些局限性。首先，决策边界可视化使用PCA降维到2D，可能会损失高维信息，因此2D投影中的观察可能不完全准确。其次，梯度分析假设损失景观是凸的，实际训练过程可能更复杂。第三，所有分析都是基于已训练模型的后验分析，可能无法完全捕获训练过程中的动态变化。这些问题需要在未来的研究中进一步探索。</w:t>
      </w:r>
    </w:p>
    <w:p w14:paraId="079BC5DD">
      <w:r>
        <w:pict>
          <v:rect id="_x0000_i1035" o:spt="1" style="height:1.5pt;width:0pt;" coordsize="21600,21600" o:hr="t" o:hrstd="t" o:hralign="center">
            <v:path/>
            <v:fill focussize="0,0"/>
            <v:stroke/>
            <v:imagedata o:title=""/>
            <o:lock v:ext="edit"/>
            <w10:wrap type="none"/>
            <w10:anchorlock/>
          </v:rect>
        </w:pict>
      </w:r>
    </w:p>
    <w:bookmarkEnd w:id="348"/>
    <w:bookmarkEnd w:id="474"/>
    <w:p w14:paraId="56CB035D">
      <w:pPr>
        <w:rPr>
          <w:ins w:id="44" w:author="weisman" w:date="2026-03-01T17:55:10Z"/>
          <w:rFonts w:hint="eastAsia"/>
        </w:rPr>
        <w:pPrChange w:id="43" w:author="weisman" w:date="2026-03-01T17:55:10Z">
          <w:pPr>
            <w:pStyle w:val="2"/>
          </w:pPr>
        </w:pPrChange>
      </w:pPr>
      <w:ins w:id="45" w:author="weisman" w:date="2026-03-01T17:55:10Z">
        <w:bookmarkStart w:id="475" w:name="_Toc718276757"/>
        <w:bookmarkStart w:id="476" w:name="_Toc914866840"/>
        <w:bookmarkStart w:id="477" w:name="_Toc1895485365"/>
        <w:bookmarkStart w:id="478" w:name="_Toc958074748"/>
        <w:bookmarkStart w:id="479" w:name="_Toc426629315"/>
        <w:bookmarkStart w:id="480" w:name="Xa7df95645a0517a194b7e9e8756a616183860ce"/>
        <w:r>
          <w:rPr>
            <w:rFonts w:hint="eastAsia"/>
          </w:rPr>
          <w:br w:type="page"/>
        </w:r>
      </w:ins>
    </w:p>
    <w:p w14:paraId="2174BD2F">
      <w:pPr>
        <w:pStyle w:val="2"/>
      </w:pPr>
      <w:r>
        <w:rPr>
          <w:rFonts w:hint="eastAsia"/>
        </w:rPr>
        <w:t>第六章</w:t>
      </w:r>
      <w:r>
        <w:t xml:space="preserve"> </w:t>
      </w:r>
      <w:r>
        <w:rPr>
          <w:rFonts w:hint="eastAsia"/>
        </w:rPr>
        <w:t>总结与展望</w:t>
      </w:r>
      <w:r>
        <w:t xml:space="preserve"> (Chapter 6: Conclusion and Future Work)</w:t>
      </w:r>
      <w:bookmarkEnd w:id="475"/>
      <w:bookmarkEnd w:id="476"/>
      <w:bookmarkEnd w:id="477"/>
      <w:bookmarkEnd w:id="478"/>
      <w:bookmarkEnd w:id="479"/>
    </w:p>
    <w:p w14:paraId="0FD65845">
      <w:pPr>
        <w:pStyle w:val="3"/>
      </w:pPr>
      <w:bookmarkStart w:id="481" w:name="_Toc1071875112"/>
      <w:bookmarkStart w:id="482" w:name="_Toc184067360"/>
      <w:bookmarkStart w:id="483" w:name="_Toc1650109957"/>
      <w:bookmarkStart w:id="484" w:name="_Toc529904430"/>
      <w:bookmarkStart w:id="485" w:name="_Toc2058483519"/>
      <w:bookmarkStart w:id="486" w:name="研究工作总结"/>
      <w:r>
        <w:t xml:space="preserve">6.1 </w:t>
      </w:r>
      <w:r>
        <w:rPr>
          <w:rFonts w:hint="eastAsia"/>
        </w:rPr>
        <w:t>研究工作总结</w:t>
      </w:r>
      <w:bookmarkEnd w:id="481"/>
      <w:bookmarkEnd w:id="482"/>
      <w:bookmarkEnd w:id="483"/>
      <w:bookmarkEnd w:id="484"/>
      <w:bookmarkEnd w:id="485"/>
    </w:p>
    <w:p w14:paraId="01A92575">
      <w:r>
        <w:rPr>
          <w:rFonts w:hint="eastAsia"/>
        </w:rPr>
        <w:t>本研究针对加密流量分类中的开放集识别（Open-Set</w:t>
      </w:r>
      <w:r>
        <w:t xml:space="preserve"> Recognition, </w:t>
      </w:r>
      <w:r>
        <w:rPr>
          <w:rFonts w:hint="eastAsia"/>
        </w:rPr>
        <w:t>OSR）和增量学习（Incremental</w:t>
      </w:r>
      <w:r>
        <w:t xml:space="preserve"> Learning, </w:t>
      </w:r>
      <w:r>
        <w:rPr>
          <w:rFonts w:hint="eastAsia"/>
        </w:rPr>
        <w:t>IL）两大核心问题，提出了Gated</w:t>
      </w:r>
      <w:r>
        <w:t xml:space="preserve"> Expert Ensemble </w:t>
      </w:r>
      <w:r>
        <w:rPr>
          <w:rFonts w:hint="eastAsia"/>
        </w:rPr>
        <w:t>(GEE)架构，通过理论创新、实验验证和理论分析，系统性解决了这两大挑战。</w:t>
      </w:r>
    </w:p>
    <w:p w14:paraId="49C27403">
      <w:pPr>
        <w:pStyle w:val="8"/>
      </w:pPr>
      <w:r>
        <w:rPr>
          <w:rFonts w:hint="eastAsia"/>
        </w:rPr>
        <w:t>在OSR问题上，传统深度学习分类模型存在根本性局限：模型只能识别训练时见过的类别，当遇到未知流量时，会以高置信度将其错误地分类为某个已知类别。本研究通过6折交叉验证实验发现，Softmax阈值基线方法在排除多数类（样本数多的类别）作为未知时，FPR@TPR95高达0.8以上，这意味着超过80%的未知流量被误判为已知，这在安全敏感场景中完全不可接受。为解决这一问题，本研究发现GEE架构通过加权损失和门控网络融合，学到了更鲁棒的特征表示和更中性的决策边界，从而在标准OSR设置下（训练集不包含未知类）将FPR@TPR95从0.47降至0.03，实现了数量级的提升，使得模型能够可靠地识别未知流量。</w:t>
      </w:r>
    </w:p>
    <w:p w14:paraId="4DA585C1">
      <w:pPr>
        <w:pStyle w:val="8"/>
      </w:pPr>
      <w:r>
        <w:rPr>
          <w:rFonts w:hint="eastAsia"/>
        </w:rPr>
        <w:t>在IL问题上，数据集的极端不均衡（样本数差距达146倍）导致单一模型无法同时兼顾多数类和少数类。基准模型在VPN数据集上虽然取得了96%以上的整体准确率，但Macro-F1仅为0.63，少数类F1为0，这意味着模型完全无法识别少数类。本研究通过分析发现，这种失效是由于标准交叉熵损失的梯度被多数类样本主导，模型为最小化整体损失，自然地忽略少数类。为解决这一问题，本研究提出了加权交叉熵损失策略，为每个类别设置与其样本数成反比的权重，平衡多数类和少数类的梯度贡献。实验结果表明，使用加权损失的GEE架构将Macro-F1从0.63提升至0.83，少数类F1从0飞跃到0.92，实现了增量学习的目标。</w:t>
      </w:r>
    </w:p>
    <w:p w14:paraId="62D6CCA0">
      <w:pPr>
        <w:pStyle w:val="8"/>
      </w:pPr>
      <w:r>
        <w:rPr>
          <w:rFonts w:hint="eastAsia"/>
        </w:rPr>
        <w:t>为实现OSR和IL两大目标，本研究设计了GEE架构，包含三大核心组件：基准模型（处理多数类）、少数类专家模型（处理少数类）、门控网络（可学习融合）。基准模型在全部已知类上训练，利用ResNet1d强大的特征提取能力，在多数类上表现优异。专家模型仅在少数类上训练，专注于优化少数类的决策边界。门控网络通过加权CE训练，学习智能的融合策略，在多数类样本上倾向于信任基准模型，在少数类样本上倾向于信任专家模型。GEE架构在OSR和IL任务上均取得了优异性能，且架构具有良好的可迁移性，在CNN模型上也取得了类似的性能提升，证明了其通用性。</w:t>
      </w:r>
    </w:p>
    <w:bookmarkEnd w:id="486"/>
    <w:p w14:paraId="5F828771">
      <w:pPr>
        <w:pStyle w:val="3"/>
      </w:pPr>
      <w:bookmarkStart w:id="487" w:name="_Toc1912176348"/>
      <w:bookmarkStart w:id="488" w:name="_Toc1243667840"/>
      <w:bookmarkStart w:id="489" w:name="_Toc794229941"/>
      <w:bookmarkStart w:id="490" w:name="_Toc489070901"/>
      <w:bookmarkStart w:id="491" w:name="_Toc970950663"/>
      <w:bookmarkStart w:id="492" w:name="主要创新点"/>
      <w:r>
        <w:t xml:space="preserve">6.2 </w:t>
      </w:r>
      <w:r>
        <w:rPr>
          <w:rFonts w:hint="eastAsia"/>
        </w:rPr>
        <w:t>主要创新点</w:t>
      </w:r>
      <w:bookmarkEnd w:id="487"/>
      <w:bookmarkEnd w:id="488"/>
      <w:bookmarkEnd w:id="489"/>
      <w:bookmarkEnd w:id="490"/>
      <w:bookmarkEnd w:id="491"/>
    </w:p>
    <w:p w14:paraId="49E7E5AF">
      <w:r>
        <w:rPr>
          <w:rFonts w:hint="eastAsia"/>
        </w:rPr>
        <w:t>本研究的创新点主要体现在以下三个方面：</w:t>
      </w:r>
    </w:p>
    <w:p w14:paraId="18936C48">
      <w:pPr>
        <w:pStyle w:val="8"/>
      </w:pPr>
      <w:r>
        <w:rPr>
          <w:rFonts w:hint="eastAsia"/>
        </w:rPr>
        <w:t>第一，提出了GEE架构，实现了可学习的模型融合。与传统集成学习方法（如Bagging、Boosting）不同，GEE不是简单地组合多个同质模型（都训练在全部数据上），而是采用”分工合作”的策略：基准模型和专家模型在不同的数据分布上训练，各自擅长处理不同类型的样本，然后通过门控网络学习如何融合两者的预测。这种架构设计从根本上解决了单一模型无法同时兼顾多数类和少数类的问题。门控网络的可学习性是其核心优势：相比固定加权平均（Macro-F1:</w:t>
      </w:r>
      <w:r>
        <w:t xml:space="preserve"> </w:t>
      </w:r>
      <w:r>
        <w:rPr>
          <w:rFonts w:hint="eastAsia"/>
        </w:rPr>
        <w:t>0.63→0.67），门控网络能够根据样本特性动态调整融合策略，配合加权损失，取得了显著的性能提升（Macro-F1:</w:t>
      </w:r>
      <w:r>
        <w:t xml:space="preserve"> </w:t>
      </w:r>
      <w:r>
        <w:rPr>
          <w:rFonts w:hint="eastAsia"/>
        </w:rPr>
        <w:t>0.63→0.83）。这种架构创新为解决类别不均衡问题提供了新的思路，即”分工+合作”优于”单一模型”或”简单融合”。</w:t>
      </w:r>
    </w:p>
    <w:p w14:paraId="10DFA22E">
      <w:pPr>
        <w:pStyle w:val="8"/>
      </w:pPr>
      <w:r>
        <w:rPr>
          <w:rFonts w:hint="eastAsia"/>
        </w:rPr>
        <w:t>第二，提出了加权交叉熵损失策略，解决了门控网络在类别极度不均衡数据上的失效问题。这是GEE架构成功的核心关键。本研究深入分析了为何标准CE会导致门控网络忽略专家模型：多数类样本的梯度主导使得门控网络学会”永远信任基准”，以最小化整体损失，从而导致Macro-F1退回到0.63。为解决这一问题，本研究提出了加权CE，通过为每个类别设置与其样本数成反比的权重（w_i</w:t>
      </w:r>
      <w:r>
        <w:t xml:space="preserve"> = n_samples / (n_classes × </w:t>
      </w:r>
      <w:r>
        <w:rPr>
          <w:rFonts w:hint="eastAsia"/>
        </w:rPr>
        <w:t>n_samples_per_class)），使得少数类的梯度贡献被放大，强制门控网络考虑少数类。实验结果表明，加权CE是GEE成功的决定性因素：没有加权CE（Config</w:t>
      </w:r>
      <w:r>
        <w:t xml:space="preserve"> </w:t>
      </w:r>
      <w:r>
        <w:rPr>
          <w:rFonts w:hint="eastAsia"/>
        </w:rPr>
        <w:t>3），Macro-F1退回0.63；有了加权CE（Config</w:t>
      </w:r>
      <w:r>
        <w:t xml:space="preserve"> </w:t>
      </w:r>
      <w:r>
        <w:rPr>
          <w:rFonts w:hint="eastAsia"/>
        </w:rPr>
        <w:t>4），Macro-F1提升至0.83。这一创新不仅适用于GEE架构，也对其他需要处理类别不均衡问题的场景（如目标检测、语义分割）具有指导意义。</w:t>
      </w:r>
    </w:p>
    <w:p w14:paraId="46797C4F">
      <w:pPr>
        <w:pStyle w:val="8"/>
      </w:pPr>
      <w:r>
        <w:rPr>
          <w:rFonts w:hint="eastAsia"/>
        </w:rPr>
        <w:t>第三，从理论角度深入分析了GEE架构的有效性，揭示了其内在机制。本研究不仅给出了”它有效”的实验结果（</w:t>
      </w:r>
      <w:r>
        <w:t>“it works”</w:t>
      </w:r>
      <w:r>
        <w:rPr>
          <w:rFonts w:hint="eastAsia"/>
        </w:rPr>
        <w:t>），更重要的是解释了”为何有效”（</w:t>
      </w:r>
      <w:r>
        <w:t>“why it works”</w:t>
      </w:r>
      <w:r>
        <w:rPr>
          <w:rFonts w:hint="eastAsia"/>
        </w:rPr>
        <w:t>）。通过门控网络权重分布分析，证明了门控网络学会了”何时信任专家”；通过决策边界可视化，展示了基准模型和专家模型的互补性；通过梯度贡献对比，揭示了加权损失如何平衡梯度；通过决策边界几何分析和Softmax熵分析，展示了GEE如何通过加权损失和门控融合学到了更鲁棒的特征表示，从而提升OSR性能。这些理论分析与实验结果高度一致，为GEE架构提供了深刻的理论解释，增强了结果的可信度。这种从实验到理论的完整研究链条，提升了本研究的学术价值。</w:t>
      </w:r>
    </w:p>
    <w:bookmarkEnd w:id="492"/>
    <w:p w14:paraId="3AB07F64">
      <w:pPr>
        <w:pStyle w:val="3"/>
      </w:pPr>
      <w:bookmarkStart w:id="493" w:name="_Toc855103481"/>
      <w:bookmarkStart w:id="494" w:name="_Toc867050629"/>
      <w:bookmarkStart w:id="495" w:name="_Toc2011752282"/>
      <w:bookmarkStart w:id="496" w:name="_Toc1394716038"/>
      <w:bookmarkStart w:id="497" w:name="_Toc39559488"/>
      <w:bookmarkStart w:id="498" w:name="未来工作展望"/>
      <w:r>
        <w:t xml:space="preserve">6.3 </w:t>
      </w:r>
      <w:r>
        <w:rPr>
          <w:rFonts w:hint="eastAsia"/>
        </w:rPr>
        <w:t>未来工作展望</w:t>
      </w:r>
      <w:bookmarkEnd w:id="493"/>
      <w:bookmarkEnd w:id="494"/>
      <w:bookmarkEnd w:id="495"/>
      <w:bookmarkEnd w:id="496"/>
      <w:bookmarkEnd w:id="497"/>
    </w:p>
    <w:p w14:paraId="0DDC425E">
      <w:r>
        <w:rPr>
          <w:rFonts w:hint="eastAsia"/>
        </w:rPr>
        <w:t>尽管本研究在OSR和IL两大任务上取得了显著进展，但仍有一些方向值得在未来进一步探索。</w:t>
      </w:r>
    </w:p>
    <w:p w14:paraId="7A200368">
      <w:pPr>
        <w:pStyle w:val="8"/>
      </w:pPr>
      <w:r>
        <w:rPr>
          <w:rFonts w:hint="eastAsia"/>
        </w:rPr>
        <w:t>第一，扩展到更多专家模型。当前GEE架构包含一个基准模型和一个专家模型，适合处理”多数类</w:t>
      </w:r>
      <w:r>
        <w:t xml:space="preserve"> vs </w:t>
      </w:r>
      <w:r>
        <w:rPr>
          <w:rFonts w:hint="eastAsia"/>
        </w:rPr>
        <w:t>少数类”的二元划分。然而，在实际场景中，应用类别可能不止两类（多数和少数），可能有多个中间类别（样本数居中的类别）。例如，如果数据集包含10个类别，可能分为3组：样本数最多的3个类别为一组（多数类），样本数居中的4个类别为一组（中间类），样本数最少的3个类别为一组（少数类）。在这种情况下，可能需要2个专家模型：一个处理中间类，一个处理少数类，形成”基准+中间类专家+少数类专家+门控网络”的4模型架构。扩展到更多专家会带来新的挑战：门控网络的结构需要扩展（输入维度增加）、训练复杂度增加、各专家之间的协同机制需要重新设计。如何在保持训练稳定性的同时，避免专家坍塌（expert</w:t>
      </w:r>
      <w:r>
        <w:t xml:space="preserve"> </w:t>
      </w:r>
      <w:r>
        <w:rPr>
          <w:rFonts w:hint="eastAsia"/>
        </w:rPr>
        <w:t>collapse）问题，扩展到K个专家模型（K&gt;2），是一个值得深入研究的方向。</w:t>
      </w:r>
    </w:p>
    <w:p w14:paraId="794A3B16">
      <w:pPr>
        <w:pStyle w:val="8"/>
      </w:pPr>
      <w:r>
        <w:rPr>
          <w:rFonts w:hint="eastAsia"/>
        </w:rPr>
        <w:t>第二，应用到更多数据集。本研究主要基于VPN数据集进行实验，虽然也在CNN模型上进行了验证，但VPN数据集可能无法代表所有加密流量场景。未来工作可以将GEE架构应用到其他数据集上，例如Non-VPN加密流量、Tor匿名流量、IoT（物联网）设备流量、移动应用流量等。这些数据集的流量特征、类别分布、不均衡程度可能与VPN数据集不同，GEE架构在这些数据集上的表现可能会有所差异。通过在多个数据集上验证GEE的有效性，可以进一步证明其通用性和鲁棒性。此外，还可以探索GEE在其他任务上的应用，例如入侵检测、僵尸网络检测、应用识别等[55,</w:t>
      </w:r>
      <w:r>
        <w:t xml:space="preserve"> 56, </w:t>
      </w:r>
      <w:r>
        <w:rPr>
          <w:rFonts w:hint="eastAsia"/>
        </w:rPr>
        <w:t>57]，凡是涉及已知/未知区分和类别不均衡的场景，都是GEE的潜在应用领域。</w:t>
      </w:r>
    </w:p>
    <w:p w14:paraId="00AD39E4">
      <w:pPr>
        <w:pStyle w:val="8"/>
      </w:pPr>
      <w:r>
        <w:rPr>
          <w:rFonts w:hint="eastAsia"/>
        </w:rPr>
        <w:t>第三，深化理论分析。本研究的理论分析主要集中在参数分布、决策边界、梯度贡献、特征空间等宏观层面，还有更深入的理论问题可以探索。例如，能否从信息论角度解释GEE的有效性[30,</w:t>
      </w:r>
      <w:r>
        <w:t xml:space="preserve"> </w:t>
      </w:r>
      <w:r>
        <w:rPr>
          <w:rFonts w:hint="eastAsia"/>
        </w:rPr>
        <w:t>44]？门控网络学到的融合策略是否有解析解或近似解析解？在什么条件下（如类别不平衡程度、样本数量、网络容量等），加权损失能保证收敛到全局最优？GEE的理论性能上限是什么？能否推导出Macro-F1提升与类别不平衡程度之间的数学关系？这些理论问题需要借助优化理论、信息论、统计学等数学工具进行深入研究。建立GEE的理论基础，不仅能够指导实践（例如，如何设置权重、如何设计网络结构），也能为增量学习和开放集识别领域提供新的理论洞察。</w:t>
      </w:r>
    </w:p>
    <w:p w14:paraId="66796F5E">
      <w:pPr>
        <w:pStyle w:val="8"/>
      </w:pPr>
      <w:r>
        <w:rPr>
          <w:rFonts w:hint="eastAsia"/>
        </w:rPr>
        <w:t>第四，优化训练策略。当前GEE架构的训练分为三个独立阶段：基准模型训练、专家模型训练、门控网络训练。这种分阶段训练虽然简单，但可能不是最优的训练策略。未来可以探索端到端的联合训练，即同时训练三个模型，而不是分阶段训练[25,</w:t>
      </w:r>
      <w:r>
        <w:t xml:space="preserve"> </w:t>
      </w:r>
      <w:r>
        <w:rPr>
          <w:rFonts w:hint="eastAsia"/>
        </w:rPr>
        <w:t>28]。然而，联合训练会带来新的挑战：如何确保基准模型和专家模型各自专注于自己的任务（基准模型处理多数类，专家模型处理少数类）？如何设计损失函数，使得三个模型协同优化，而不是互相干扰？如何避免训练过程中的不稳定性？这些挑战需要仔细的设计和实验验证。此外，还可以探索其他正则化方法（如L1/L2正则、Dropout等）与加权损失的结合，以进一步提升门控网络的泛化能力和鲁棒性。</w:t>
      </w:r>
    </w:p>
    <w:p w14:paraId="7B759CE7">
      <w:pPr>
        <w:pStyle w:val="8"/>
      </w:pPr>
      <w:r>
        <w:rPr>
          <w:rFonts w:hint="eastAsia"/>
        </w:rPr>
        <w:t>总之，本研究通过GEE架构系统性解决了加密流量分类中的开放集识别和增量学习两大核心问题，取得了显著的实验效果和深刻的理论洞察。未来工作可以从扩展架构、应用场景、深化理论、优化训练等多个方向进一步探索，不断完善和推广GEE架构，为解决现实世界中的分类问题提供更强大的工具和方法。</w:t>
      </w:r>
    </w:p>
    <w:p w14:paraId="6EC4698E">
      <w:r>
        <w:pict>
          <v:rect id="_x0000_i1036" o:spt="1" style="height:1.5pt;width:0pt;" coordsize="21600,21600" o:hr="t" o:hrstd="t" o:hralign="center">
            <v:path/>
            <v:fill focussize="0,0"/>
            <v:stroke/>
            <v:imagedata o:title=""/>
            <o:lock v:ext="edit"/>
            <w10:wrap type="none"/>
            <w10:anchorlock/>
          </v:rect>
        </w:pict>
      </w:r>
    </w:p>
    <w:bookmarkEnd w:id="480"/>
    <w:bookmarkEnd w:id="498"/>
    <w:p w14:paraId="38B88D57">
      <w:pPr>
        <w:rPr>
          <w:ins w:id="47" w:author="weisman" w:date="2026-03-01T17:55:18Z"/>
          <w:rFonts w:hint="eastAsia"/>
        </w:rPr>
        <w:pPrChange w:id="46" w:author="weisman" w:date="2026-03-01T17:55:18Z">
          <w:pPr>
            <w:pStyle w:val="2"/>
          </w:pPr>
        </w:pPrChange>
      </w:pPr>
      <w:ins w:id="48" w:author="weisman" w:date="2026-03-01T17:55:18Z">
        <w:bookmarkStart w:id="499" w:name="_Toc763639443"/>
        <w:bookmarkStart w:id="500" w:name="_Toc1843376708"/>
        <w:bookmarkStart w:id="501" w:name="_Toc1538065206"/>
        <w:bookmarkStart w:id="502" w:name="_Toc1208443661"/>
        <w:bookmarkStart w:id="503" w:name="_Toc1303867893"/>
        <w:bookmarkStart w:id="504" w:name="致谢-acknowledgments"/>
        <w:r>
          <w:rPr>
            <w:rFonts w:hint="eastAsia"/>
          </w:rPr>
          <w:br w:type="page"/>
        </w:r>
      </w:ins>
    </w:p>
    <w:p w14:paraId="6EFDCE4B">
      <w:pPr>
        <w:pStyle w:val="2"/>
      </w:pPr>
      <w:bookmarkStart w:id="505" w:name="_GoBack"/>
      <w:bookmarkEnd w:id="505"/>
      <w:r>
        <w:rPr>
          <w:rFonts w:hint="eastAsia"/>
        </w:rPr>
        <w:t>致谢</w:t>
      </w:r>
      <w:r>
        <w:t xml:space="preserve"> (Acknowledgments)</w:t>
      </w:r>
      <w:bookmarkEnd w:id="499"/>
      <w:bookmarkEnd w:id="500"/>
      <w:bookmarkEnd w:id="501"/>
      <w:bookmarkEnd w:id="502"/>
      <w:bookmarkEnd w:id="503"/>
    </w:p>
    <w:p w14:paraId="3469E07B">
      <w:r>
        <w:rPr>
          <w:rFonts w:hint="eastAsia"/>
        </w:rPr>
        <w:t>时光荏苒，两年半的研究生学习生涯即将画上句点。回首这篇论文的撰写历程，从最初的选题迷茫，到实验探索中的挫折与突破，再到最终论文的定稿，每一个阶段都离不开导师、同学、家人和朋友的帮助与支持。在此，谨向所有给予我帮助和关心的人表达我最诚挚的谢意。</w:t>
      </w:r>
    </w:p>
    <w:p w14:paraId="6A51C422">
      <w:pPr>
        <w:pStyle w:val="8"/>
      </w:pPr>
      <w:r>
        <w:rPr>
          <w:rFonts w:hint="eastAsia"/>
        </w:rPr>
        <w:t>首先，我要向我的导师致以最崇高的敬意和最真挚的感谢。从论文的选题、研究方案的制定、实验设计的优化，到论文的撰写与修改，导师都倾注了大量的心血和时间。在我遇到实验瓶颈、模型性能无法提升的低谷期，是导师敏锐地指出数据预处理中的信息泄露问题，引导我重新审视研究方向，为后续工作的顺利开展奠定了坚实基础。在我研究陷入僵局、多次尝试均告失败时，是导师耐心地与我讨论，帮助我分析问题本质，提出了”门控专家集成”的架构思路，最终促成了GEE框架的成功实现。导师严谨的治学态度、深厚的学术造诣、敏锐的洞察力和对学生无微不至的关怀，将是我一生学习的榜样。</w:t>
      </w:r>
    </w:p>
    <w:p w14:paraId="16B48DE5">
      <w:pPr>
        <w:pStyle w:val="8"/>
      </w:pPr>
      <w:r>
        <w:rPr>
          <w:rFonts w:hint="eastAsia"/>
        </w:rPr>
        <w:t>感谢实验室的各位同门。在与你们的日常讨论中，我收获了许多宝贵的建议。特别感谢在门控网络训练遇到困难时，与我一起探讨加权损失策略的同学；在开放集识别实验失败时，帮助我一起排查脚本错误的伙伴。实验室浓厚的学术氛围、轻松愉快的讨论环境，让我在紧张的研究之余也感受到了集体的温暖。感谢我的室友和朋友，在我论文撰写遇到困难时给予的鼓励和陪伴，在实验深夜运行时为我送来的热茶和关怀，这些点滴的记忆将永远珍藏在我心中。</w:t>
      </w:r>
    </w:p>
    <w:p w14:paraId="3E5B920A">
      <w:pPr>
        <w:pStyle w:val="8"/>
      </w:pPr>
      <w:r>
        <w:rPr>
          <w:rFonts w:hint="eastAsia"/>
        </w:rPr>
        <w:t>感谢我的父母和家人。二十多年来，是你们默默的付出和无条件的爱与支持，让我能够无后顾之忧地追求自己的学业和理想。在我论文写作最紧张的阶段，是父母不断地电话关心和鼓励，让我有了继续前进的动力。感谢我的姐姐，在我迷茫时给予的建议和精神支持，让我能够保持积极乐观的心态面对挑战。</w:t>
      </w:r>
    </w:p>
    <w:p w14:paraId="49906F40">
      <w:pPr>
        <w:pStyle w:val="8"/>
      </w:pPr>
      <w:r>
        <w:rPr>
          <w:rFonts w:hint="eastAsia"/>
        </w:rPr>
        <w:t>感谢学校为我们提供了良好的学习和研究环境。图书馆丰富的藏书、先进的实验设备、便捷的校园网络，为我的研究工作提供了重要保障。感谢学院的各位老师，在我的课程学习和研究过程中给予的指导和帮助。</w:t>
      </w:r>
    </w:p>
    <w:p w14:paraId="2C74D40A">
      <w:pPr>
        <w:pStyle w:val="8"/>
      </w:pPr>
      <w:r>
        <w:rPr>
          <w:rFonts w:hint="eastAsia"/>
        </w:rPr>
        <w:t>感谢开源社区的众多开发者。本研究所使用的ISCX</w:t>
      </w:r>
      <w:r>
        <w:t xml:space="preserve"> </w:t>
      </w:r>
      <w:r>
        <w:rPr>
          <w:rFonts w:hint="eastAsia"/>
        </w:rPr>
        <w:t>VPN-nonVPN数据集由加拿大新不伦瑞克大学公开发布，Deep-Packet开源项目为我的研究提供了重要基础，PyTorch、Scikit-learn等开源框架为模型实现提供了便利工具。正是这些开源贡献，让知识的传播和创新的迭代得以加速。</w:t>
      </w:r>
    </w:p>
    <w:p w14:paraId="719650EE">
      <w:pPr>
        <w:pStyle w:val="8"/>
      </w:pPr>
      <w:r>
        <w:rPr>
          <w:rFonts w:hint="eastAsia"/>
        </w:rPr>
        <w:t>最后，感谢所有在百忙之中抽出时间审阅本论文并提出宝贵意见的各位专家和老师。你们的专业建议将是我未来研究和学习道路上的重要指引。</w:t>
      </w:r>
    </w:p>
    <w:p w14:paraId="0BAC98D3">
      <w:pPr>
        <w:pStyle w:val="8"/>
      </w:pPr>
      <w:r>
        <w:rPr>
          <w:rFonts w:hint="eastAsia"/>
        </w:rPr>
        <w:t>论文的研究工作虽然告一段落，但对知识的探索和对真理的追求将永不停歇。在未来的工作和学习中，我将铭记恩师的教诲，保持谦逊、严谨、求实的态度，继续在网络与信息安全领域深耕细作，为技术进步和社会发展贡献自己的一份力量。</w:t>
      </w:r>
    </w:p>
    <w:p w14:paraId="0CAECBFD">
      <w:pPr>
        <w:pStyle w:val="8"/>
      </w:pPr>
      <w:r>
        <w:rPr>
          <w:rFonts w:hint="eastAsia"/>
        </w:rPr>
        <w:t>再次向所有帮助过我的人致以最诚挚的感谢！</w:t>
      </w:r>
    </w:p>
    <w:p w14:paraId="5FF7C5DC">
      <w:r>
        <w:pict>
          <v:rect id="_x0000_i1037" o:spt="1" style="height:1.5pt;width:0pt;" coordsize="21600,21600" o:hr="t" o:hrstd="t" o:hralign="center">
            <v:path/>
            <v:fill focussize="0,0"/>
            <v:stroke/>
            <v:imagedata o:title=""/>
            <o:lock v:ext="edit"/>
            <w10:wrap type="none"/>
            <w10:anchorlock/>
          </v:rect>
        </w:pict>
      </w:r>
    </w:p>
    <w:p w14:paraId="1ADE705D">
      <w:r>
        <w:rPr>
          <w:rFonts w:hint="eastAsia"/>
          <w:b/>
          <w:bCs/>
        </w:rPr>
        <w:t>作者</w:t>
      </w:r>
      <w:r>
        <w:t xml:space="preserve"> </w:t>
      </w:r>
      <w:r>
        <w:rPr>
          <w:rFonts w:hint="eastAsia"/>
          <w:b/>
          <w:bCs/>
        </w:rPr>
        <w:t>于[学校名称]</w:t>
      </w:r>
      <w:r>
        <w:t xml:space="preserve"> </w:t>
      </w:r>
      <w:r>
        <w:rPr>
          <w:rFonts w:hint="eastAsia"/>
          <w:b/>
          <w:bCs/>
        </w:rPr>
        <w:t>2026年X月</w:t>
      </w:r>
    </w:p>
    <w:bookmarkEnd w:id="504"/>
    <w:sectPr>
      <w:footerReference r:id="rId6" w:type="first"/>
      <w:headerReference r:id="rId3" w:type="default"/>
      <w:footerReference r:id="rId4" w:type="default"/>
      <w:footerReference r:id="rId5" w:type="even"/>
      <w:pgSz w:w="11906" w:h="16838"/>
      <w:pgMar w:top="1440" w:right="1800" w:bottom="1440" w:left="1800" w:header="851" w:footer="851" w:gutter="0"/>
      <w:pgBorders>
        <w:top w:val="none" w:sz="0" w:space="0"/>
        <w:left w:val="none" w:sz="0" w:space="0"/>
        <w:bottom w:val="none" w:sz="0" w:space="0"/>
        <w:right w:val="none" w:sz="0" w:space="0"/>
      </w:pgBorders>
      <w:pgNumType w:fmt="numberInDash"/>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48BB363-3E17-9992-08EE-A4690AD5D23F}"/>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AdvEPSTIM">
    <w:altName w:val="Hiragino Sans"/>
    <w:panose1 w:val="00000000000000000000"/>
    <w:charset w:val="80"/>
    <w:family w:val="auto"/>
    <w:pitch w:val="default"/>
    <w:sig w:usb0="00000000" w:usb1="00000000" w:usb2="00000010" w:usb3="00000000" w:csb0="00020000" w:csb1="00000000"/>
  </w:font>
  <w:font w:name="AdvP4C4E74">
    <w:altName w:val="苹方-简"/>
    <w:panose1 w:val="00000000000000000000"/>
    <w:charset w:val="86"/>
    <w:family w:val="auto"/>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62C1">
    <w:pPr>
      <w:pStyle w:val="12"/>
    </w:pPr>
  </w:p>
  <w:p w14:paraId="28B44F41">
    <w:pPr>
      <w:pStyle w:val="12"/>
      <w:rPr>
        <w:rFonts w:ascii="Times New Roman" w:hAnsi="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EAF37">
    <w:pPr>
      <w:pStyle w:val="12"/>
      <w:jc w:val="center"/>
    </w:pPr>
  </w:p>
  <w:p w14:paraId="68D6353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860299"/>
    </w:sdtPr>
    <w:sdtContent>
      <w:p w14:paraId="42DEB60B">
        <w:pPr>
          <w:pStyle w:val="12"/>
          <w:jc w:val="center"/>
        </w:pPr>
        <w:r>
          <w:fldChar w:fldCharType="begin"/>
        </w:r>
        <w:r>
          <w:instrText xml:space="preserve"> PAGE   \* MERGEFORMAT </w:instrText>
        </w:r>
        <w:r>
          <w:fldChar w:fldCharType="separate"/>
        </w:r>
        <w:r>
          <w:t>2</w:t>
        </w:r>
        <w:r>
          <w:fldChar w:fldCharType="end"/>
        </w:r>
      </w:p>
    </w:sdtContent>
  </w:sdt>
  <w:p w14:paraId="57A2335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D23E">
    <w:pPr>
      <w:pStyle w:val="13"/>
      <w:pBdr>
        <w:bottom w:val="none" w:color="auto" w:sz="0" w:space="0"/>
      </w:pBdr>
      <w:tabs>
        <w:tab w:val="left" w:pos="1260"/>
        <w:tab w:val="clear" w:pos="4153"/>
        <w:tab w:val="clear" w:pos="8306"/>
      </w:tabs>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eisman">
    <w15:presenceInfo w15:providerId="WPS Office" w15:userId="207093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embedSystemFonts/>
  <w:saveSubsetFonts/>
  <w:bordersDoNotSurroundHeader w:val="1"/>
  <w:bordersDoNotSurroundFooter w:val="1"/>
  <w:hideSpellingErrors/>
  <w:hideGrammaticalErrors/>
  <w:doNotTrackMoves/>
  <w:trackRevisions w:val="1"/>
  <w:documentProtection w:enforcement="0"/>
  <w:defaultTabStop w:val="982"/>
  <w:evenAndOddHeaders w:val="1"/>
  <w:drawingGridHorizontalSpacing w:val="105"/>
  <w:drawingGridVerticalSpacing w:val="156"/>
  <w:displayHorizontalDrawingGridEvery w:val="0"/>
  <w:displayVerticalDrawingGridEvery w:val="0"/>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1MTg2MWM4YzdlZDI4OTI3M2JmZjRmMTgzYmVlZTEifQ=="/>
    <w:docVar w:name="EN.InstantFormat" w:val="&lt;ENInstantFormat&gt;&lt;Enabled&gt;0&lt;/Enabled&gt;&lt;ScanUnformatted&gt;1&lt;/ScanUnformatted&gt;&lt;ScanChanges&gt;1&lt;/ScanChanges&gt;&lt;Suspended&gt;0&lt;/Suspended&gt;&lt;/ENInstantFormat&gt;"/>
    <w:docVar w:name="EN.Layout" w:val="&lt;ENLayout&gt;&lt;Style&gt;徐源_毕业论文参考文献输出标准格式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ppt55vaia5dvce2r2mvpff39z595dvx0pxa&quot;&gt;My EndNote Library-Converted&lt;record-ids&gt;&lt;item&gt;11&lt;/item&gt;&lt;item&gt;82&lt;/item&gt;&lt;item&gt;228&lt;/item&gt;&lt;item&gt;229&lt;/item&gt;&lt;item&gt;231&lt;/item&gt;&lt;item&gt;238&lt;/item&gt;&lt;item&gt;243&lt;/item&gt;&lt;item&gt;245&lt;/item&gt;&lt;item&gt;247&lt;/item&gt;&lt;item&gt;248&lt;/item&gt;&lt;item&gt;253&lt;/item&gt;&lt;item&gt;254&lt;/item&gt;&lt;item&gt;257&lt;/item&gt;&lt;item&gt;260&lt;/item&gt;&lt;item&gt;264&lt;/item&gt;&lt;item&gt;265&lt;/item&gt;&lt;item&gt;267&lt;/item&gt;&lt;item&gt;270&lt;/item&gt;&lt;item&gt;271&lt;/item&gt;&lt;item&gt;273&lt;/item&gt;&lt;item&gt;276&lt;/item&gt;&lt;item&gt;277&lt;/item&gt;&lt;item&gt;280&lt;/item&gt;&lt;item&gt;282&lt;/item&gt;&lt;item&gt;299&lt;/item&gt;&lt;item&gt;306&lt;/item&gt;&lt;item&gt;315&lt;/item&gt;&lt;item&gt;320&lt;/item&gt;&lt;item&gt;322&lt;/item&gt;&lt;item&gt;326&lt;/item&gt;&lt;item&gt;330&lt;/item&gt;&lt;item&gt;333&lt;/item&gt;&lt;item&gt;334&lt;/item&gt;&lt;item&gt;337&lt;/item&gt;&lt;item&gt;340&lt;/item&gt;&lt;item&gt;342&lt;/item&gt;&lt;item&gt;345&lt;/item&gt;&lt;item&gt;349&lt;/item&gt;&lt;item&gt;351&lt;/item&gt;&lt;item&gt;356&lt;/item&gt;&lt;item&gt;358&lt;/item&gt;&lt;item&gt;363&lt;/item&gt;&lt;item&gt;364&lt;/item&gt;&lt;item&gt;367&lt;/item&gt;&lt;item&gt;369&lt;/item&gt;&lt;item&gt;371&lt;/item&gt;&lt;item&gt;376&lt;/item&gt;&lt;item&gt;379&lt;/item&gt;&lt;item&gt;381&lt;/item&gt;&lt;item&gt;383&lt;/item&gt;&lt;item&gt;384&lt;/item&gt;&lt;item&gt;386&lt;/item&gt;&lt;item&gt;387&lt;/item&gt;&lt;item&gt;389&lt;/item&gt;&lt;item&gt;391&lt;/item&gt;&lt;item&gt;393&lt;/item&gt;&lt;item&gt;395&lt;/item&gt;&lt;item&gt;404&lt;/item&gt;&lt;item&gt;405&lt;/item&gt;&lt;item&gt;407&lt;/item&gt;&lt;item&gt;409&lt;/item&gt;&lt;item&gt;411&lt;/item&gt;&lt;item&gt;414&lt;/item&gt;&lt;item&gt;420&lt;/item&gt;&lt;item&gt;431&lt;/item&gt;&lt;item&gt;433&lt;/item&gt;&lt;item&gt;443&lt;/item&gt;&lt;item&gt;454&lt;/item&gt;&lt;item&gt;459&lt;/item&gt;&lt;item&gt;461&lt;/item&gt;&lt;item&gt;467&lt;/item&gt;&lt;item&gt;469&lt;/item&gt;&lt;item&gt;475&lt;/item&gt;&lt;item&gt;476&lt;/item&gt;&lt;item&gt;482&lt;/item&gt;&lt;item&gt;484&lt;/item&gt;&lt;item&gt;486&lt;/item&gt;&lt;item&gt;488&lt;/item&gt;&lt;item&gt;517&lt;/item&gt;&lt;item&gt;556&lt;/item&gt;&lt;item&gt;557&lt;/item&gt;&lt;item&gt;577&lt;/item&gt;&lt;item&gt;579&lt;/item&gt;&lt;item&gt;618&lt;/item&gt;&lt;item&gt;622&lt;/item&gt;&lt;item&gt;626&lt;/item&gt;&lt;item&gt;628&lt;/item&gt;&lt;item&gt;636&lt;/item&gt;&lt;item&gt;646&lt;/item&gt;&lt;item&gt;652&lt;/item&gt;&lt;item&gt;653&lt;/item&gt;&lt;item&gt;654&lt;/item&gt;&lt;item&gt;656&lt;/item&gt;&lt;item&gt;657&lt;/item&gt;&lt;item&gt;658&lt;/item&gt;&lt;item&gt;660&lt;/item&gt;&lt;item&gt;664&lt;/item&gt;&lt;item&gt;665&lt;/item&gt;&lt;item&gt;670&lt;/item&gt;&lt;item&gt;673&lt;/item&gt;&lt;item&gt;677&lt;/item&gt;&lt;item&gt;682&lt;/item&gt;&lt;item&gt;683&lt;/item&gt;&lt;item&gt;686&lt;/item&gt;&lt;item&gt;689&lt;/item&gt;&lt;item&gt;691&lt;/item&gt;&lt;item&gt;692&lt;/item&gt;&lt;item&gt;696&lt;/item&gt;&lt;item&gt;697&lt;/item&gt;&lt;item&gt;699&lt;/item&gt;&lt;item&gt;700&lt;/item&gt;&lt;item&gt;712&lt;/item&gt;&lt;item&gt;713&lt;/item&gt;&lt;item&gt;715&lt;/item&gt;&lt;item&gt;718&lt;/item&gt;&lt;item&gt;723&lt;/item&gt;&lt;item&gt;724&lt;/item&gt;&lt;item&gt;725&lt;/item&gt;&lt;item&gt;726&lt;/item&gt;&lt;item&gt;727&lt;/item&gt;&lt;item&gt;728&lt;/item&gt;&lt;item&gt;730&lt;/item&gt;&lt;item&gt;732&lt;/item&gt;&lt;item&gt;733&lt;/item&gt;&lt;item&gt;734&lt;/item&gt;&lt;item&gt;735&lt;/item&gt;&lt;item&gt;736&lt;/item&gt;&lt;item&gt;739&lt;/item&gt;&lt;item&gt;741&lt;/item&gt;&lt;item&gt;742&lt;/item&gt;&lt;item&gt;743&lt;/item&gt;&lt;item&gt;744&lt;/item&gt;&lt;item&gt;750&lt;/item&gt;&lt;item&gt;751&lt;/item&gt;&lt;item&gt;752&lt;/item&gt;&lt;item&gt;753&lt;/item&gt;&lt;item&gt;754&lt;/item&gt;&lt;item&gt;755&lt;/item&gt;&lt;item&gt;757&lt;/item&gt;&lt;item&gt;758&lt;/item&gt;&lt;item&gt;759&lt;/item&gt;&lt;item&gt;762&lt;/item&gt;&lt;item&gt;763&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5&lt;/item&gt;&lt;item&gt;786&lt;/item&gt;&lt;item&gt;787&lt;/item&gt;&lt;item&gt;788&lt;/item&gt;&lt;item&gt;790&lt;/item&gt;&lt;item&gt;791&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09&lt;/item&gt;&lt;item&gt;810&lt;/item&gt;&lt;item&gt;811&lt;/item&gt;&lt;item&gt;812&lt;/item&gt;&lt;item&gt;813&lt;/item&gt;&lt;item&gt;816&lt;/item&gt;&lt;item&gt;817&lt;/item&gt;&lt;item&gt;818&lt;/item&gt;&lt;/record-ids&gt;&lt;/item&gt;&lt;/Libraries&gt;"/>
  </w:docVars>
  <w:rsids>
    <w:rsidRoot w:val="00783975"/>
    <w:rsid w:val="000000CC"/>
    <w:rsid w:val="000000FE"/>
    <w:rsid w:val="0000052C"/>
    <w:rsid w:val="000008FE"/>
    <w:rsid w:val="00000C17"/>
    <w:rsid w:val="00000E9B"/>
    <w:rsid w:val="000010EB"/>
    <w:rsid w:val="00001256"/>
    <w:rsid w:val="00001369"/>
    <w:rsid w:val="000013E4"/>
    <w:rsid w:val="000019CD"/>
    <w:rsid w:val="00001A7B"/>
    <w:rsid w:val="0000202B"/>
    <w:rsid w:val="00002337"/>
    <w:rsid w:val="00002680"/>
    <w:rsid w:val="000027B3"/>
    <w:rsid w:val="00002DA8"/>
    <w:rsid w:val="00002F79"/>
    <w:rsid w:val="00003128"/>
    <w:rsid w:val="000034C4"/>
    <w:rsid w:val="0000370E"/>
    <w:rsid w:val="00003751"/>
    <w:rsid w:val="00003755"/>
    <w:rsid w:val="000039CB"/>
    <w:rsid w:val="00003A44"/>
    <w:rsid w:val="00003BB7"/>
    <w:rsid w:val="00004671"/>
    <w:rsid w:val="000046D1"/>
    <w:rsid w:val="00004733"/>
    <w:rsid w:val="00004B23"/>
    <w:rsid w:val="00004CCB"/>
    <w:rsid w:val="00004D33"/>
    <w:rsid w:val="00004F6D"/>
    <w:rsid w:val="00005122"/>
    <w:rsid w:val="00005150"/>
    <w:rsid w:val="00005224"/>
    <w:rsid w:val="000055D2"/>
    <w:rsid w:val="00005645"/>
    <w:rsid w:val="000056A1"/>
    <w:rsid w:val="00005702"/>
    <w:rsid w:val="00005A4B"/>
    <w:rsid w:val="00005AB3"/>
    <w:rsid w:val="000061F8"/>
    <w:rsid w:val="000063CA"/>
    <w:rsid w:val="00006413"/>
    <w:rsid w:val="000064D5"/>
    <w:rsid w:val="000064E9"/>
    <w:rsid w:val="000068E4"/>
    <w:rsid w:val="00006ECE"/>
    <w:rsid w:val="0000763F"/>
    <w:rsid w:val="00007712"/>
    <w:rsid w:val="0000781B"/>
    <w:rsid w:val="00007A06"/>
    <w:rsid w:val="00007A5F"/>
    <w:rsid w:val="00007B49"/>
    <w:rsid w:val="00007E04"/>
    <w:rsid w:val="00007F32"/>
    <w:rsid w:val="00010145"/>
    <w:rsid w:val="0001123C"/>
    <w:rsid w:val="00011611"/>
    <w:rsid w:val="0001178F"/>
    <w:rsid w:val="000119B5"/>
    <w:rsid w:val="00011A51"/>
    <w:rsid w:val="00011EE0"/>
    <w:rsid w:val="00012079"/>
    <w:rsid w:val="0001265A"/>
    <w:rsid w:val="000127B6"/>
    <w:rsid w:val="00012B1C"/>
    <w:rsid w:val="00012B60"/>
    <w:rsid w:val="00012B8E"/>
    <w:rsid w:val="00013161"/>
    <w:rsid w:val="0001331C"/>
    <w:rsid w:val="000134BE"/>
    <w:rsid w:val="000135AA"/>
    <w:rsid w:val="0001371C"/>
    <w:rsid w:val="00013CD3"/>
    <w:rsid w:val="000141F1"/>
    <w:rsid w:val="0001420C"/>
    <w:rsid w:val="00014653"/>
    <w:rsid w:val="00014680"/>
    <w:rsid w:val="00014DF3"/>
    <w:rsid w:val="00014FAE"/>
    <w:rsid w:val="00015275"/>
    <w:rsid w:val="0001593C"/>
    <w:rsid w:val="00015DAE"/>
    <w:rsid w:val="00016043"/>
    <w:rsid w:val="00016387"/>
    <w:rsid w:val="00016573"/>
    <w:rsid w:val="00016799"/>
    <w:rsid w:val="00016836"/>
    <w:rsid w:val="000169E7"/>
    <w:rsid w:val="00016B3D"/>
    <w:rsid w:val="00017033"/>
    <w:rsid w:val="000172ED"/>
    <w:rsid w:val="00017361"/>
    <w:rsid w:val="0001753D"/>
    <w:rsid w:val="000178C1"/>
    <w:rsid w:val="00017A1D"/>
    <w:rsid w:val="00017B67"/>
    <w:rsid w:val="00017CAF"/>
    <w:rsid w:val="00017E3F"/>
    <w:rsid w:val="000202A8"/>
    <w:rsid w:val="0002030F"/>
    <w:rsid w:val="0002058F"/>
    <w:rsid w:val="000207A7"/>
    <w:rsid w:val="0002090F"/>
    <w:rsid w:val="00020B42"/>
    <w:rsid w:val="00020F8C"/>
    <w:rsid w:val="0002111A"/>
    <w:rsid w:val="0002131D"/>
    <w:rsid w:val="0002139B"/>
    <w:rsid w:val="000215DA"/>
    <w:rsid w:val="000215F6"/>
    <w:rsid w:val="000216C3"/>
    <w:rsid w:val="0002194C"/>
    <w:rsid w:val="00021AE8"/>
    <w:rsid w:val="00021F96"/>
    <w:rsid w:val="0002209A"/>
    <w:rsid w:val="000221CA"/>
    <w:rsid w:val="000221FF"/>
    <w:rsid w:val="00022291"/>
    <w:rsid w:val="00022415"/>
    <w:rsid w:val="000226B2"/>
    <w:rsid w:val="00022714"/>
    <w:rsid w:val="00022715"/>
    <w:rsid w:val="00022978"/>
    <w:rsid w:val="00022A9B"/>
    <w:rsid w:val="00022AE0"/>
    <w:rsid w:val="00022E7E"/>
    <w:rsid w:val="00022F40"/>
    <w:rsid w:val="00023043"/>
    <w:rsid w:val="0002308F"/>
    <w:rsid w:val="0002355E"/>
    <w:rsid w:val="000235CE"/>
    <w:rsid w:val="00023673"/>
    <w:rsid w:val="000236CC"/>
    <w:rsid w:val="00023872"/>
    <w:rsid w:val="000238B8"/>
    <w:rsid w:val="00023A21"/>
    <w:rsid w:val="00023CD4"/>
    <w:rsid w:val="00023DA3"/>
    <w:rsid w:val="00023FE0"/>
    <w:rsid w:val="000240B9"/>
    <w:rsid w:val="0002444D"/>
    <w:rsid w:val="00024898"/>
    <w:rsid w:val="00024B0C"/>
    <w:rsid w:val="00024C34"/>
    <w:rsid w:val="00024D72"/>
    <w:rsid w:val="000252D3"/>
    <w:rsid w:val="000256E1"/>
    <w:rsid w:val="00025735"/>
    <w:rsid w:val="0002575B"/>
    <w:rsid w:val="000257DB"/>
    <w:rsid w:val="0002594F"/>
    <w:rsid w:val="00025D0A"/>
    <w:rsid w:val="000261DC"/>
    <w:rsid w:val="000262C2"/>
    <w:rsid w:val="0002645E"/>
    <w:rsid w:val="00026510"/>
    <w:rsid w:val="0002669E"/>
    <w:rsid w:val="000269D1"/>
    <w:rsid w:val="00026C14"/>
    <w:rsid w:val="00026FEF"/>
    <w:rsid w:val="00027304"/>
    <w:rsid w:val="00027323"/>
    <w:rsid w:val="0002739D"/>
    <w:rsid w:val="000273C3"/>
    <w:rsid w:val="00027456"/>
    <w:rsid w:val="0002791D"/>
    <w:rsid w:val="00027A70"/>
    <w:rsid w:val="00027ABA"/>
    <w:rsid w:val="000300D8"/>
    <w:rsid w:val="0003015D"/>
    <w:rsid w:val="0003035B"/>
    <w:rsid w:val="000304C6"/>
    <w:rsid w:val="000309F1"/>
    <w:rsid w:val="00030C8B"/>
    <w:rsid w:val="00031028"/>
    <w:rsid w:val="000310C0"/>
    <w:rsid w:val="000313E2"/>
    <w:rsid w:val="000314DD"/>
    <w:rsid w:val="0003153B"/>
    <w:rsid w:val="00031581"/>
    <w:rsid w:val="000315B5"/>
    <w:rsid w:val="000315E9"/>
    <w:rsid w:val="0003164D"/>
    <w:rsid w:val="0003171F"/>
    <w:rsid w:val="0003201D"/>
    <w:rsid w:val="000325E4"/>
    <w:rsid w:val="0003263E"/>
    <w:rsid w:val="000326DD"/>
    <w:rsid w:val="0003272F"/>
    <w:rsid w:val="00032985"/>
    <w:rsid w:val="00032A2D"/>
    <w:rsid w:val="00032C77"/>
    <w:rsid w:val="00032E78"/>
    <w:rsid w:val="000330CA"/>
    <w:rsid w:val="0003317A"/>
    <w:rsid w:val="00033221"/>
    <w:rsid w:val="0003333B"/>
    <w:rsid w:val="000334EC"/>
    <w:rsid w:val="00033691"/>
    <w:rsid w:val="0003385D"/>
    <w:rsid w:val="00033897"/>
    <w:rsid w:val="00033CFE"/>
    <w:rsid w:val="00033D57"/>
    <w:rsid w:val="000344BF"/>
    <w:rsid w:val="00034C69"/>
    <w:rsid w:val="00034CEA"/>
    <w:rsid w:val="00034F4B"/>
    <w:rsid w:val="00034FF0"/>
    <w:rsid w:val="000352C8"/>
    <w:rsid w:val="00035468"/>
    <w:rsid w:val="00035A80"/>
    <w:rsid w:val="00035EC2"/>
    <w:rsid w:val="000360D6"/>
    <w:rsid w:val="00036179"/>
    <w:rsid w:val="00036292"/>
    <w:rsid w:val="000363FC"/>
    <w:rsid w:val="000366DD"/>
    <w:rsid w:val="00036A5F"/>
    <w:rsid w:val="00036B19"/>
    <w:rsid w:val="00036C7F"/>
    <w:rsid w:val="00036C9F"/>
    <w:rsid w:val="00036CDA"/>
    <w:rsid w:val="00036D8C"/>
    <w:rsid w:val="00036F7B"/>
    <w:rsid w:val="000370A0"/>
    <w:rsid w:val="000370C3"/>
    <w:rsid w:val="00037406"/>
    <w:rsid w:val="00037442"/>
    <w:rsid w:val="000374B8"/>
    <w:rsid w:val="00037548"/>
    <w:rsid w:val="0003758F"/>
    <w:rsid w:val="00037715"/>
    <w:rsid w:val="00037BF7"/>
    <w:rsid w:val="00040128"/>
    <w:rsid w:val="00040301"/>
    <w:rsid w:val="00040368"/>
    <w:rsid w:val="00040594"/>
    <w:rsid w:val="0004083D"/>
    <w:rsid w:val="0004089C"/>
    <w:rsid w:val="000408B3"/>
    <w:rsid w:val="00040C9B"/>
    <w:rsid w:val="0004100A"/>
    <w:rsid w:val="00041012"/>
    <w:rsid w:val="000410E1"/>
    <w:rsid w:val="000411BB"/>
    <w:rsid w:val="00041655"/>
    <w:rsid w:val="00041796"/>
    <w:rsid w:val="00041939"/>
    <w:rsid w:val="00041A2D"/>
    <w:rsid w:val="00041AE6"/>
    <w:rsid w:val="00041C3E"/>
    <w:rsid w:val="00042170"/>
    <w:rsid w:val="00042793"/>
    <w:rsid w:val="000427AE"/>
    <w:rsid w:val="00042805"/>
    <w:rsid w:val="00042818"/>
    <w:rsid w:val="000428F5"/>
    <w:rsid w:val="00042C3E"/>
    <w:rsid w:val="00042C7C"/>
    <w:rsid w:val="00042CE1"/>
    <w:rsid w:val="00043483"/>
    <w:rsid w:val="000436DF"/>
    <w:rsid w:val="0004380C"/>
    <w:rsid w:val="00043F25"/>
    <w:rsid w:val="00044167"/>
    <w:rsid w:val="00044638"/>
    <w:rsid w:val="0004476B"/>
    <w:rsid w:val="00044C20"/>
    <w:rsid w:val="00044DAD"/>
    <w:rsid w:val="00045024"/>
    <w:rsid w:val="000459ED"/>
    <w:rsid w:val="00045A4A"/>
    <w:rsid w:val="00045ACE"/>
    <w:rsid w:val="00045B99"/>
    <w:rsid w:val="00045DB2"/>
    <w:rsid w:val="00045E38"/>
    <w:rsid w:val="00045F2F"/>
    <w:rsid w:val="00045F9D"/>
    <w:rsid w:val="00045FD4"/>
    <w:rsid w:val="00046007"/>
    <w:rsid w:val="000460B8"/>
    <w:rsid w:val="0004614E"/>
    <w:rsid w:val="000461B0"/>
    <w:rsid w:val="000464D7"/>
    <w:rsid w:val="000465A3"/>
    <w:rsid w:val="000465F4"/>
    <w:rsid w:val="000466BC"/>
    <w:rsid w:val="0004689C"/>
    <w:rsid w:val="00046B29"/>
    <w:rsid w:val="00046E2E"/>
    <w:rsid w:val="00046E2F"/>
    <w:rsid w:val="00046E59"/>
    <w:rsid w:val="000470A6"/>
    <w:rsid w:val="00047205"/>
    <w:rsid w:val="000473DE"/>
    <w:rsid w:val="000475A7"/>
    <w:rsid w:val="0004771F"/>
    <w:rsid w:val="000479BD"/>
    <w:rsid w:val="00047E45"/>
    <w:rsid w:val="00050462"/>
    <w:rsid w:val="00050551"/>
    <w:rsid w:val="00051221"/>
    <w:rsid w:val="000515AF"/>
    <w:rsid w:val="000519C9"/>
    <w:rsid w:val="00051B7A"/>
    <w:rsid w:val="00051F28"/>
    <w:rsid w:val="00051FCB"/>
    <w:rsid w:val="00051FF3"/>
    <w:rsid w:val="000520F2"/>
    <w:rsid w:val="0005227F"/>
    <w:rsid w:val="0005233F"/>
    <w:rsid w:val="000523CF"/>
    <w:rsid w:val="00052437"/>
    <w:rsid w:val="00052866"/>
    <w:rsid w:val="000528E2"/>
    <w:rsid w:val="00052F29"/>
    <w:rsid w:val="000532D4"/>
    <w:rsid w:val="000534A0"/>
    <w:rsid w:val="0005379C"/>
    <w:rsid w:val="00053851"/>
    <w:rsid w:val="000538CF"/>
    <w:rsid w:val="00053999"/>
    <w:rsid w:val="00053B15"/>
    <w:rsid w:val="00053E98"/>
    <w:rsid w:val="00053F32"/>
    <w:rsid w:val="00053F53"/>
    <w:rsid w:val="00054056"/>
    <w:rsid w:val="00054276"/>
    <w:rsid w:val="000542C9"/>
    <w:rsid w:val="000548FD"/>
    <w:rsid w:val="00054C5E"/>
    <w:rsid w:val="00054CE8"/>
    <w:rsid w:val="00054DA6"/>
    <w:rsid w:val="00055020"/>
    <w:rsid w:val="0005505B"/>
    <w:rsid w:val="00055138"/>
    <w:rsid w:val="000551B0"/>
    <w:rsid w:val="00055222"/>
    <w:rsid w:val="000552BA"/>
    <w:rsid w:val="000552D5"/>
    <w:rsid w:val="00055751"/>
    <w:rsid w:val="00055B25"/>
    <w:rsid w:val="00055B7F"/>
    <w:rsid w:val="00055D58"/>
    <w:rsid w:val="00055EA4"/>
    <w:rsid w:val="00055EE6"/>
    <w:rsid w:val="00055F35"/>
    <w:rsid w:val="00056072"/>
    <w:rsid w:val="00056116"/>
    <w:rsid w:val="00056119"/>
    <w:rsid w:val="000566DF"/>
    <w:rsid w:val="000566EA"/>
    <w:rsid w:val="00056772"/>
    <w:rsid w:val="0005677F"/>
    <w:rsid w:val="000568F0"/>
    <w:rsid w:val="00056BDE"/>
    <w:rsid w:val="00056F29"/>
    <w:rsid w:val="00057393"/>
    <w:rsid w:val="0005742C"/>
    <w:rsid w:val="00057536"/>
    <w:rsid w:val="00057550"/>
    <w:rsid w:val="000575E2"/>
    <w:rsid w:val="00057603"/>
    <w:rsid w:val="0005777E"/>
    <w:rsid w:val="00057D03"/>
    <w:rsid w:val="00057FC9"/>
    <w:rsid w:val="00060086"/>
    <w:rsid w:val="0006018F"/>
    <w:rsid w:val="000605FD"/>
    <w:rsid w:val="000606C7"/>
    <w:rsid w:val="000607E7"/>
    <w:rsid w:val="00060B7C"/>
    <w:rsid w:val="00060BB1"/>
    <w:rsid w:val="00061066"/>
    <w:rsid w:val="0006129D"/>
    <w:rsid w:val="0006150F"/>
    <w:rsid w:val="000615B3"/>
    <w:rsid w:val="000615E2"/>
    <w:rsid w:val="000616ED"/>
    <w:rsid w:val="00061AE4"/>
    <w:rsid w:val="00061CA7"/>
    <w:rsid w:val="00061D27"/>
    <w:rsid w:val="000621F4"/>
    <w:rsid w:val="000625CE"/>
    <w:rsid w:val="000627B0"/>
    <w:rsid w:val="00062BF0"/>
    <w:rsid w:val="0006312C"/>
    <w:rsid w:val="000635BA"/>
    <w:rsid w:val="00063638"/>
    <w:rsid w:val="0006388F"/>
    <w:rsid w:val="00063A6B"/>
    <w:rsid w:val="0006410F"/>
    <w:rsid w:val="0006449F"/>
    <w:rsid w:val="000644F8"/>
    <w:rsid w:val="000645CB"/>
    <w:rsid w:val="000646F6"/>
    <w:rsid w:val="00064A2E"/>
    <w:rsid w:val="00064A67"/>
    <w:rsid w:val="00064A8C"/>
    <w:rsid w:val="00064B90"/>
    <w:rsid w:val="000652A5"/>
    <w:rsid w:val="000653C8"/>
    <w:rsid w:val="00065C8B"/>
    <w:rsid w:val="00065CBB"/>
    <w:rsid w:val="00065E95"/>
    <w:rsid w:val="00066020"/>
    <w:rsid w:val="00066771"/>
    <w:rsid w:val="000669DB"/>
    <w:rsid w:val="00066AA8"/>
    <w:rsid w:val="00067191"/>
    <w:rsid w:val="000675EA"/>
    <w:rsid w:val="0006762B"/>
    <w:rsid w:val="00067893"/>
    <w:rsid w:val="00067A21"/>
    <w:rsid w:val="00067A28"/>
    <w:rsid w:val="00067A2B"/>
    <w:rsid w:val="00067AE6"/>
    <w:rsid w:val="00067C78"/>
    <w:rsid w:val="00067D49"/>
    <w:rsid w:val="000700BE"/>
    <w:rsid w:val="00070470"/>
    <w:rsid w:val="00070474"/>
    <w:rsid w:val="000708EA"/>
    <w:rsid w:val="00070A59"/>
    <w:rsid w:val="00070A62"/>
    <w:rsid w:val="00070D11"/>
    <w:rsid w:val="00071268"/>
    <w:rsid w:val="00071323"/>
    <w:rsid w:val="000714A2"/>
    <w:rsid w:val="00071610"/>
    <w:rsid w:val="00071793"/>
    <w:rsid w:val="00071BA0"/>
    <w:rsid w:val="00071BC3"/>
    <w:rsid w:val="00071C2E"/>
    <w:rsid w:val="00071D6E"/>
    <w:rsid w:val="00071F9D"/>
    <w:rsid w:val="000720A4"/>
    <w:rsid w:val="000722B9"/>
    <w:rsid w:val="000722F3"/>
    <w:rsid w:val="00072654"/>
    <w:rsid w:val="00072D19"/>
    <w:rsid w:val="00072F5A"/>
    <w:rsid w:val="00073575"/>
    <w:rsid w:val="000735EE"/>
    <w:rsid w:val="00073721"/>
    <w:rsid w:val="000739F1"/>
    <w:rsid w:val="00073A12"/>
    <w:rsid w:val="00073A55"/>
    <w:rsid w:val="00073ADE"/>
    <w:rsid w:val="000740F8"/>
    <w:rsid w:val="00074178"/>
    <w:rsid w:val="00074589"/>
    <w:rsid w:val="000745A6"/>
    <w:rsid w:val="000745BF"/>
    <w:rsid w:val="00074655"/>
    <w:rsid w:val="00074661"/>
    <w:rsid w:val="00074753"/>
    <w:rsid w:val="0007487E"/>
    <w:rsid w:val="00074890"/>
    <w:rsid w:val="00074AB7"/>
    <w:rsid w:val="00074F18"/>
    <w:rsid w:val="000757AB"/>
    <w:rsid w:val="00075883"/>
    <w:rsid w:val="0007591A"/>
    <w:rsid w:val="00075988"/>
    <w:rsid w:val="000759DE"/>
    <w:rsid w:val="00075C1F"/>
    <w:rsid w:val="00075CB2"/>
    <w:rsid w:val="00075D1C"/>
    <w:rsid w:val="00075DB0"/>
    <w:rsid w:val="000763D2"/>
    <w:rsid w:val="00076682"/>
    <w:rsid w:val="00076896"/>
    <w:rsid w:val="00076A5C"/>
    <w:rsid w:val="00077073"/>
    <w:rsid w:val="000778ED"/>
    <w:rsid w:val="000779E1"/>
    <w:rsid w:val="00077AD3"/>
    <w:rsid w:val="00077C87"/>
    <w:rsid w:val="00077EF5"/>
    <w:rsid w:val="0008015F"/>
    <w:rsid w:val="000802A0"/>
    <w:rsid w:val="000803E3"/>
    <w:rsid w:val="0008055C"/>
    <w:rsid w:val="000808DB"/>
    <w:rsid w:val="00080AA7"/>
    <w:rsid w:val="00080D05"/>
    <w:rsid w:val="00081112"/>
    <w:rsid w:val="00081224"/>
    <w:rsid w:val="000817D7"/>
    <w:rsid w:val="000818B2"/>
    <w:rsid w:val="00081AF7"/>
    <w:rsid w:val="00081B0E"/>
    <w:rsid w:val="00082172"/>
    <w:rsid w:val="0008219E"/>
    <w:rsid w:val="00082350"/>
    <w:rsid w:val="000826A9"/>
    <w:rsid w:val="00082814"/>
    <w:rsid w:val="000829F4"/>
    <w:rsid w:val="00082D9E"/>
    <w:rsid w:val="00082E4F"/>
    <w:rsid w:val="00082EE7"/>
    <w:rsid w:val="00083029"/>
    <w:rsid w:val="00083393"/>
    <w:rsid w:val="0008345D"/>
    <w:rsid w:val="000835F0"/>
    <w:rsid w:val="00083636"/>
    <w:rsid w:val="0008393E"/>
    <w:rsid w:val="00083992"/>
    <w:rsid w:val="0008421E"/>
    <w:rsid w:val="00084BF3"/>
    <w:rsid w:val="00084DBE"/>
    <w:rsid w:val="00084DCF"/>
    <w:rsid w:val="00084E74"/>
    <w:rsid w:val="0008531C"/>
    <w:rsid w:val="000853FE"/>
    <w:rsid w:val="0008542B"/>
    <w:rsid w:val="00085A43"/>
    <w:rsid w:val="00085E9A"/>
    <w:rsid w:val="00085FEB"/>
    <w:rsid w:val="000860E9"/>
    <w:rsid w:val="0008617F"/>
    <w:rsid w:val="00086332"/>
    <w:rsid w:val="000864A9"/>
    <w:rsid w:val="00086814"/>
    <w:rsid w:val="0008697F"/>
    <w:rsid w:val="000869D9"/>
    <w:rsid w:val="00086B07"/>
    <w:rsid w:val="00086B7E"/>
    <w:rsid w:val="00086DFC"/>
    <w:rsid w:val="00087080"/>
    <w:rsid w:val="00087156"/>
    <w:rsid w:val="00087205"/>
    <w:rsid w:val="000874A3"/>
    <w:rsid w:val="00087770"/>
    <w:rsid w:val="0008791D"/>
    <w:rsid w:val="00087BE2"/>
    <w:rsid w:val="00087D8F"/>
    <w:rsid w:val="00087DB0"/>
    <w:rsid w:val="00087F68"/>
    <w:rsid w:val="000906C5"/>
    <w:rsid w:val="00090A0A"/>
    <w:rsid w:val="00090A92"/>
    <w:rsid w:val="00090A98"/>
    <w:rsid w:val="00090BE5"/>
    <w:rsid w:val="00091167"/>
    <w:rsid w:val="000912F9"/>
    <w:rsid w:val="000916CB"/>
    <w:rsid w:val="0009183B"/>
    <w:rsid w:val="00091AAD"/>
    <w:rsid w:val="00091ACB"/>
    <w:rsid w:val="000921E5"/>
    <w:rsid w:val="000921F3"/>
    <w:rsid w:val="00092626"/>
    <w:rsid w:val="000928E3"/>
    <w:rsid w:val="0009297B"/>
    <w:rsid w:val="00092A3A"/>
    <w:rsid w:val="000930D6"/>
    <w:rsid w:val="0009365A"/>
    <w:rsid w:val="00093737"/>
    <w:rsid w:val="000937B4"/>
    <w:rsid w:val="000939A4"/>
    <w:rsid w:val="00093C26"/>
    <w:rsid w:val="00093C59"/>
    <w:rsid w:val="00093C65"/>
    <w:rsid w:val="00093D0A"/>
    <w:rsid w:val="00093DF9"/>
    <w:rsid w:val="000943AD"/>
    <w:rsid w:val="000947FB"/>
    <w:rsid w:val="00094873"/>
    <w:rsid w:val="00094C22"/>
    <w:rsid w:val="00094C4A"/>
    <w:rsid w:val="00095012"/>
    <w:rsid w:val="000953BB"/>
    <w:rsid w:val="00095876"/>
    <w:rsid w:val="00095AD1"/>
    <w:rsid w:val="00095BED"/>
    <w:rsid w:val="00095D35"/>
    <w:rsid w:val="00095F86"/>
    <w:rsid w:val="000960AD"/>
    <w:rsid w:val="000961FB"/>
    <w:rsid w:val="00096BEC"/>
    <w:rsid w:val="00096C86"/>
    <w:rsid w:val="00096DBA"/>
    <w:rsid w:val="000972D6"/>
    <w:rsid w:val="0009760C"/>
    <w:rsid w:val="000976A3"/>
    <w:rsid w:val="00097A57"/>
    <w:rsid w:val="00097AD6"/>
    <w:rsid w:val="00097B96"/>
    <w:rsid w:val="00097BEE"/>
    <w:rsid w:val="00097C83"/>
    <w:rsid w:val="00097CF0"/>
    <w:rsid w:val="000A00F9"/>
    <w:rsid w:val="000A0626"/>
    <w:rsid w:val="000A08F4"/>
    <w:rsid w:val="000A092E"/>
    <w:rsid w:val="000A0E0C"/>
    <w:rsid w:val="000A113A"/>
    <w:rsid w:val="000A11EF"/>
    <w:rsid w:val="000A1301"/>
    <w:rsid w:val="000A15E5"/>
    <w:rsid w:val="000A1ABF"/>
    <w:rsid w:val="000A1C55"/>
    <w:rsid w:val="000A1DD3"/>
    <w:rsid w:val="000A229E"/>
    <w:rsid w:val="000A2723"/>
    <w:rsid w:val="000A27B8"/>
    <w:rsid w:val="000A2888"/>
    <w:rsid w:val="000A29B4"/>
    <w:rsid w:val="000A2BD4"/>
    <w:rsid w:val="000A2D2A"/>
    <w:rsid w:val="000A393B"/>
    <w:rsid w:val="000A398F"/>
    <w:rsid w:val="000A3A9A"/>
    <w:rsid w:val="000A3F8D"/>
    <w:rsid w:val="000A427D"/>
    <w:rsid w:val="000A4369"/>
    <w:rsid w:val="000A4709"/>
    <w:rsid w:val="000A4848"/>
    <w:rsid w:val="000A4BB9"/>
    <w:rsid w:val="000A4F0F"/>
    <w:rsid w:val="000A5082"/>
    <w:rsid w:val="000A532D"/>
    <w:rsid w:val="000A5416"/>
    <w:rsid w:val="000A5447"/>
    <w:rsid w:val="000A558B"/>
    <w:rsid w:val="000A5621"/>
    <w:rsid w:val="000A584F"/>
    <w:rsid w:val="000A5EC6"/>
    <w:rsid w:val="000A6008"/>
    <w:rsid w:val="000A6175"/>
    <w:rsid w:val="000A6373"/>
    <w:rsid w:val="000A6575"/>
    <w:rsid w:val="000A65D0"/>
    <w:rsid w:val="000A6867"/>
    <w:rsid w:val="000A6A89"/>
    <w:rsid w:val="000A6CE7"/>
    <w:rsid w:val="000A6D65"/>
    <w:rsid w:val="000A6D7D"/>
    <w:rsid w:val="000A6D8D"/>
    <w:rsid w:val="000A711D"/>
    <w:rsid w:val="000A71F8"/>
    <w:rsid w:val="000A7499"/>
    <w:rsid w:val="000A78E2"/>
    <w:rsid w:val="000A79D3"/>
    <w:rsid w:val="000A7BD7"/>
    <w:rsid w:val="000A7CAA"/>
    <w:rsid w:val="000B013B"/>
    <w:rsid w:val="000B02DF"/>
    <w:rsid w:val="000B0366"/>
    <w:rsid w:val="000B09CC"/>
    <w:rsid w:val="000B0A07"/>
    <w:rsid w:val="000B0D7B"/>
    <w:rsid w:val="000B15F2"/>
    <w:rsid w:val="000B16BF"/>
    <w:rsid w:val="000B1959"/>
    <w:rsid w:val="000B1987"/>
    <w:rsid w:val="000B1FE3"/>
    <w:rsid w:val="000B22C7"/>
    <w:rsid w:val="000B2822"/>
    <w:rsid w:val="000B2902"/>
    <w:rsid w:val="000B2939"/>
    <w:rsid w:val="000B29D8"/>
    <w:rsid w:val="000B2A46"/>
    <w:rsid w:val="000B2C44"/>
    <w:rsid w:val="000B2E02"/>
    <w:rsid w:val="000B3159"/>
    <w:rsid w:val="000B3225"/>
    <w:rsid w:val="000B32DC"/>
    <w:rsid w:val="000B35DD"/>
    <w:rsid w:val="000B3958"/>
    <w:rsid w:val="000B3BF2"/>
    <w:rsid w:val="000B3E14"/>
    <w:rsid w:val="000B438A"/>
    <w:rsid w:val="000B43C7"/>
    <w:rsid w:val="000B46CE"/>
    <w:rsid w:val="000B48AC"/>
    <w:rsid w:val="000B4953"/>
    <w:rsid w:val="000B4A37"/>
    <w:rsid w:val="000B4AF7"/>
    <w:rsid w:val="000B4C76"/>
    <w:rsid w:val="000B4F6C"/>
    <w:rsid w:val="000B51CD"/>
    <w:rsid w:val="000B5332"/>
    <w:rsid w:val="000B5384"/>
    <w:rsid w:val="000B5724"/>
    <w:rsid w:val="000B58A3"/>
    <w:rsid w:val="000B5AD9"/>
    <w:rsid w:val="000B5BED"/>
    <w:rsid w:val="000B5C83"/>
    <w:rsid w:val="000B5E2E"/>
    <w:rsid w:val="000B6142"/>
    <w:rsid w:val="000B61C2"/>
    <w:rsid w:val="000B62B6"/>
    <w:rsid w:val="000B64F9"/>
    <w:rsid w:val="000B6BA8"/>
    <w:rsid w:val="000B6F53"/>
    <w:rsid w:val="000B7294"/>
    <w:rsid w:val="000B754A"/>
    <w:rsid w:val="000B7A22"/>
    <w:rsid w:val="000B7BF7"/>
    <w:rsid w:val="000B7C6B"/>
    <w:rsid w:val="000B7CE9"/>
    <w:rsid w:val="000C01E0"/>
    <w:rsid w:val="000C0DC3"/>
    <w:rsid w:val="000C10D7"/>
    <w:rsid w:val="000C12DF"/>
    <w:rsid w:val="000C143D"/>
    <w:rsid w:val="000C150C"/>
    <w:rsid w:val="000C1760"/>
    <w:rsid w:val="000C17CB"/>
    <w:rsid w:val="000C17F2"/>
    <w:rsid w:val="000C18C7"/>
    <w:rsid w:val="000C1A5A"/>
    <w:rsid w:val="000C1CD4"/>
    <w:rsid w:val="000C2529"/>
    <w:rsid w:val="000C27A8"/>
    <w:rsid w:val="000C28CE"/>
    <w:rsid w:val="000C29EC"/>
    <w:rsid w:val="000C2A51"/>
    <w:rsid w:val="000C2E74"/>
    <w:rsid w:val="000C31D5"/>
    <w:rsid w:val="000C32BE"/>
    <w:rsid w:val="000C345B"/>
    <w:rsid w:val="000C3990"/>
    <w:rsid w:val="000C3B60"/>
    <w:rsid w:val="000C3CFE"/>
    <w:rsid w:val="000C3ED9"/>
    <w:rsid w:val="000C3FA5"/>
    <w:rsid w:val="000C3FCC"/>
    <w:rsid w:val="000C4500"/>
    <w:rsid w:val="000C452F"/>
    <w:rsid w:val="000C4785"/>
    <w:rsid w:val="000C4A1A"/>
    <w:rsid w:val="000C4B55"/>
    <w:rsid w:val="000C4BE6"/>
    <w:rsid w:val="000C4C09"/>
    <w:rsid w:val="000C4CC3"/>
    <w:rsid w:val="000C4F29"/>
    <w:rsid w:val="000C4F84"/>
    <w:rsid w:val="000C5145"/>
    <w:rsid w:val="000C56E9"/>
    <w:rsid w:val="000C5B9B"/>
    <w:rsid w:val="000C5D7A"/>
    <w:rsid w:val="000C6488"/>
    <w:rsid w:val="000C6600"/>
    <w:rsid w:val="000C676F"/>
    <w:rsid w:val="000C6B2D"/>
    <w:rsid w:val="000C6C73"/>
    <w:rsid w:val="000C6E92"/>
    <w:rsid w:val="000C6FC3"/>
    <w:rsid w:val="000C71F7"/>
    <w:rsid w:val="000C723F"/>
    <w:rsid w:val="000C7248"/>
    <w:rsid w:val="000C7519"/>
    <w:rsid w:val="000C7618"/>
    <w:rsid w:val="000C7B7C"/>
    <w:rsid w:val="000C7DA0"/>
    <w:rsid w:val="000D00F7"/>
    <w:rsid w:val="000D03C6"/>
    <w:rsid w:val="000D06F2"/>
    <w:rsid w:val="000D0884"/>
    <w:rsid w:val="000D092B"/>
    <w:rsid w:val="000D0D3B"/>
    <w:rsid w:val="000D0DE5"/>
    <w:rsid w:val="000D0E76"/>
    <w:rsid w:val="000D105C"/>
    <w:rsid w:val="000D1403"/>
    <w:rsid w:val="000D15A8"/>
    <w:rsid w:val="000D1AAD"/>
    <w:rsid w:val="000D1B77"/>
    <w:rsid w:val="000D1FC7"/>
    <w:rsid w:val="000D22B7"/>
    <w:rsid w:val="000D2607"/>
    <w:rsid w:val="000D2717"/>
    <w:rsid w:val="000D282F"/>
    <w:rsid w:val="000D29E1"/>
    <w:rsid w:val="000D2A11"/>
    <w:rsid w:val="000D2FB5"/>
    <w:rsid w:val="000D324A"/>
    <w:rsid w:val="000D32FC"/>
    <w:rsid w:val="000D359F"/>
    <w:rsid w:val="000D377A"/>
    <w:rsid w:val="000D39F4"/>
    <w:rsid w:val="000D3A15"/>
    <w:rsid w:val="000D3F34"/>
    <w:rsid w:val="000D4128"/>
    <w:rsid w:val="000D422B"/>
    <w:rsid w:val="000D43A2"/>
    <w:rsid w:val="000D44E7"/>
    <w:rsid w:val="000D487B"/>
    <w:rsid w:val="000D4924"/>
    <w:rsid w:val="000D4D74"/>
    <w:rsid w:val="000D4DAB"/>
    <w:rsid w:val="000D4E33"/>
    <w:rsid w:val="000D4EB8"/>
    <w:rsid w:val="000D50CE"/>
    <w:rsid w:val="000D520F"/>
    <w:rsid w:val="000D55B8"/>
    <w:rsid w:val="000D594C"/>
    <w:rsid w:val="000D5C58"/>
    <w:rsid w:val="000D5C78"/>
    <w:rsid w:val="000D5E98"/>
    <w:rsid w:val="000D62A9"/>
    <w:rsid w:val="000D65EA"/>
    <w:rsid w:val="000D6649"/>
    <w:rsid w:val="000D6730"/>
    <w:rsid w:val="000D6814"/>
    <w:rsid w:val="000D69AF"/>
    <w:rsid w:val="000D6D9C"/>
    <w:rsid w:val="000D730E"/>
    <w:rsid w:val="000D799E"/>
    <w:rsid w:val="000D79D1"/>
    <w:rsid w:val="000D7B29"/>
    <w:rsid w:val="000D7C13"/>
    <w:rsid w:val="000D7E79"/>
    <w:rsid w:val="000E0276"/>
    <w:rsid w:val="000E02E2"/>
    <w:rsid w:val="000E0655"/>
    <w:rsid w:val="000E0678"/>
    <w:rsid w:val="000E0684"/>
    <w:rsid w:val="000E0C38"/>
    <w:rsid w:val="000E1282"/>
    <w:rsid w:val="000E1390"/>
    <w:rsid w:val="000E1586"/>
    <w:rsid w:val="000E1758"/>
    <w:rsid w:val="000E1850"/>
    <w:rsid w:val="000E195A"/>
    <w:rsid w:val="000E1A64"/>
    <w:rsid w:val="000E1E2D"/>
    <w:rsid w:val="000E1E39"/>
    <w:rsid w:val="000E1F4C"/>
    <w:rsid w:val="000E20DE"/>
    <w:rsid w:val="000E2776"/>
    <w:rsid w:val="000E286A"/>
    <w:rsid w:val="000E291A"/>
    <w:rsid w:val="000E2C0E"/>
    <w:rsid w:val="000E2D73"/>
    <w:rsid w:val="000E2EC5"/>
    <w:rsid w:val="000E3068"/>
    <w:rsid w:val="000E32C8"/>
    <w:rsid w:val="000E32CB"/>
    <w:rsid w:val="000E33E8"/>
    <w:rsid w:val="000E37A5"/>
    <w:rsid w:val="000E3918"/>
    <w:rsid w:val="000E3F1A"/>
    <w:rsid w:val="000E4089"/>
    <w:rsid w:val="000E43CD"/>
    <w:rsid w:val="000E45B6"/>
    <w:rsid w:val="000E46FD"/>
    <w:rsid w:val="000E4A35"/>
    <w:rsid w:val="000E4AA4"/>
    <w:rsid w:val="000E514F"/>
    <w:rsid w:val="000E5519"/>
    <w:rsid w:val="000E58B7"/>
    <w:rsid w:val="000E594A"/>
    <w:rsid w:val="000E5DC7"/>
    <w:rsid w:val="000E6523"/>
    <w:rsid w:val="000E6732"/>
    <w:rsid w:val="000E67EA"/>
    <w:rsid w:val="000E6806"/>
    <w:rsid w:val="000E6BCA"/>
    <w:rsid w:val="000E6E26"/>
    <w:rsid w:val="000E6F9D"/>
    <w:rsid w:val="000E7167"/>
    <w:rsid w:val="000E71FC"/>
    <w:rsid w:val="000E7460"/>
    <w:rsid w:val="000E756F"/>
    <w:rsid w:val="000E7654"/>
    <w:rsid w:val="000E7742"/>
    <w:rsid w:val="000E79FF"/>
    <w:rsid w:val="000E7B06"/>
    <w:rsid w:val="000E7FBB"/>
    <w:rsid w:val="000F0003"/>
    <w:rsid w:val="000F009A"/>
    <w:rsid w:val="000F04EC"/>
    <w:rsid w:val="000F051E"/>
    <w:rsid w:val="000F080F"/>
    <w:rsid w:val="000F0880"/>
    <w:rsid w:val="000F09B4"/>
    <w:rsid w:val="000F0B79"/>
    <w:rsid w:val="000F0D1F"/>
    <w:rsid w:val="000F153D"/>
    <w:rsid w:val="000F15EC"/>
    <w:rsid w:val="000F170C"/>
    <w:rsid w:val="000F177D"/>
    <w:rsid w:val="000F18CB"/>
    <w:rsid w:val="000F1DD2"/>
    <w:rsid w:val="000F1E91"/>
    <w:rsid w:val="000F1EEF"/>
    <w:rsid w:val="000F24D9"/>
    <w:rsid w:val="000F2670"/>
    <w:rsid w:val="000F26FD"/>
    <w:rsid w:val="000F2883"/>
    <w:rsid w:val="000F2985"/>
    <w:rsid w:val="000F29C4"/>
    <w:rsid w:val="000F2A1D"/>
    <w:rsid w:val="000F2C49"/>
    <w:rsid w:val="000F2D8B"/>
    <w:rsid w:val="000F311C"/>
    <w:rsid w:val="000F327D"/>
    <w:rsid w:val="000F3280"/>
    <w:rsid w:val="000F3745"/>
    <w:rsid w:val="000F386C"/>
    <w:rsid w:val="000F3A08"/>
    <w:rsid w:val="000F3D85"/>
    <w:rsid w:val="000F3E03"/>
    <w:rsid w:val="000F3E90"/>
    <w:rsid w:val="000F4083"/>
    <w:rsid w:val="000F438B"/>
    <w:rsid w:val="000F4529"/>
    <w:rsid w:val="000F48E2"/>
    <w:rsid w:val="000F4BE5"/>
    <w:rsid w:val="000F4C4A"/>
    <w:rsid w:val="000F4CA0"/>
    <w:rsid w:val="000F4EEF"/>
    <w:rsid w:val="000F5373"/>
    <w:rsid w:val="000F5FED"/>
    <w:rsid w:val="000F63F6"/>
    <w:rsid w:val="000F6432"/>
    <w:rsid w:val="000F65AB"/>
    <w:rsid w:val="000F68FA"/>
    <w:rsid w:val="000F6953"/>
    <w:rsid w:val="000F69CE"/>
    <w:rsid w:val="000F6BC1"/>
    <w:rsid w:val="000F6D16"/>
    <w:rsid w:val="000F6D9D"/>
    <w:rsid w:val="000F6DC1"/>
    <w:rsid w:val="000F729A"/>
    <w:rsid w:val="000F74DD"/>
    <w:rsid w:val="000F7A40"/>
    <w:rsid w:val="000F7B68"/>
    <w:rsid w:val="000F7BC8"/>
    <w:rsid w:val="000F7C76"/>
    <w:rsid w:val="000F7CA7"/>
    <w:rsid w:val="000F7E04"/>
    <w:rsid w:val="0010014D"/>
    <w:rsid w:val="00100816"/>
    <w:rsid w:val="00100D50"/>
    <w:rsid w:val="00100E8A"/>
    <w:rsid w:val="001011CC"/>
    <w:rsid w:val="00101259"/>
    <w:rsid w:val="0010125F"/>
    <w:rsid w:val="00101309"/>
    <w:rsid w:val="001013F5"/>
    <w:rsid w:val="001018ED"/>
    <w:rsid w:val="00101A3E"/>
    <w:rsid w:val="00101A9B"/>
    <w:rsid w:val="00101D33"/>
    <w:rsid w:val="00101DAC"/>
    <w:rsid w:val="00102787"/>
    <w:rsid w:val="001028DD"/>
    <w:rsid w:val="001029B4"/>
    <w:rsid w:val="00102AE1"/>
    <w:rsid w:val="00102B91"/>
    <w:rsid w:val="00102E5C"/>
    <w:rsid w:val="00102E8C"/>
    <w:rsid w:val="001039BD"/>
    <w:rsid w:val="00103B0B"/>
    <w:rsid w:val="00103CF3"/>
    <w:rsid w:val="00103DEC"/>
    <w:rsid w:val="00103EEF"/>
    <w:rsid w:val="001043C0"/>
    <w:rsid w:val="0010456D"/>
    <w:rsid w:val="001046D5"/>
    <w:rsid w:val="00104863"/>
    <w:rsid w:val="001048DA"/>
    <w:rsid w:val="00104958"/>
    <w:rsid w:val="00104AB3"/>
    <w:rsid w:val="00104FCA"/>
    <w:rsid w:val="0010502C"/>
    <w:rsid w:val="0010557F"/>
    <w:rsid w:val="001055D3"/>
    <w:rsid w:val="00105829"/>
    <w:rsid w:val="00105A1F"/>
    <w:rsid w:val="00105A20"/>
    <w:rsid w:val="00105B3E"/>
    <w:rsid w:val="00105E25"/>
    <w:rsid w:val="00105FFA"/>
    <w:rsid w:val="001060B1"/>
    <w:rsid w:val="001061DD"/>
    <w:rsid w:val="001061F6"/>
    <w:rsid w:val="001063BB"/>
    <w:rsid w:val="00106471"/>
    <w:rsid w:val="00106481"/>
    <w:rsid w:val="0010667E"/>
    <w:rsid w:val="00106AFD"/>
    <w:rsid w:val="00106BA9"/>
    <w:rsid w:val="00106D04"/>
    <w:rsid w:val="00106D2D"/>
    <w:rsid w:val="00106D68"/>
    <w:rsid w:val="00106EA3"/>
    <w:rsid w:val="00106F43"/>
    <w:rsid w:val="00107054"/>
    <w:rsid w:val="0010710A"/>
    <w:rsid w:val="001074E3"/>
    <w:rsid w:val="0010751D"/>
    <w:rsid w:val="001076B3"/>
    <w:rsid w:val="0010770C"/>
    <w:rsid w:val="00110125"/>
    <w:rsid w:val="001103EC"/>
    <w:rsid w:val="00110547"/>
    <w:rsid w:val="001108FB"/>
    <w:rsid w:val="00110ACF"/>
    <w:rsid w:val="00110F45"/>
    <w:rsid w:val="00111468"/>
    <w:rsid w:val="00111665"/>
    <w:rsid w:val="001116F3"/>
    <w:rsid w:val="00111B84"/>
    <w:rsid w:val="00112760"/>
    <w:rsid w:val="0011279A"/>
    <w:rsid w:val="00112A08"/>
    <w:rsid w:val="00112F1A"/>
    <w:rsid w:val="00112F48"/>
    <w:rsid w:val="00113001"/>
    <w:rsid w:val="0011338D"/>
    <w:rsid w:val="00113C22"/>
    <w:rsid w:val="00113DAC"/>
    <w:rsid w:val="00113E4A"/>
    <w:rsid w:val="0011426C"/>
    <w:rsid w:val="001142FF"/>
    <w:rsid w:val="001146BC"/>
    <w:rsid w:val="00114BDC"/>
    <w:rsid w:val="00114E60"/>
    <w:rsid w:val="0011520E"/>
    <w:rsid w:val="001153FB"/>
    <w:rsid w:val="00115636"/>
    <w:rsid w:val="001156F8"/>
    <w:rsid w:val="00115731"/>
    <w:rsid w:val="00115772"/>
    <w:rsid w:val="00115ED1"/>
    <w:rsid w:val="00115EE5"/>
    <w:rsid w:val="001160B0"/>
    <w:rsid w:val="0011628E"/>
    <w:rsid w:val="00116661"/>
    <w:rsid w:val="00116988"/>
    <w:rsid w:val="001169D8"/>
    <w:rsid w:val="00116A76"/>
    <w:rsid w:val="00116FC0"/>
    <w:rsid w:val="0011744E"/>
    <w:rsid w:val="001179DD"/>
    <w:rsid w:val="00117CE2"/>
    <w:rsid w:val="00117E53"/>
    <w:rsid w:val="0012007B"/>
    <w:rsid w:val="001202EA"/>
    <w:rsid w:val="001203DE"/>
    <w:rsid w:val="0012070D"/>
    <w:rsid w:val="0012090C"/>
    <w:rsid w:val="00120B7D"/>
    <w:rsid w:val="00120C96"/>
    <w:rsid w:val="00121B82"/>
    <w:rsid w:val="00121D1C"/>
    <w:rsid w:val="00121ED0"/>
    <w:rsid w:val="00122195"/>
    <w:rsid w:val="001221DA"/>
    <w:rsid w:val="00122315"/>
    <w:rsid w:val="0012240F"/>
    <w:rsid w:val="001225DA"/>
    <w:rsid w:val="001226A9"/>
    <w:rsid w:val="0012274A"/>
    <w:rsid w:val="001227F7"/>
    <w:rsid w:val="00122BCB"/>
    <w:rsid w:val="00122C8A"/>
    <w:rsid w:val="00122F4E"/>
    <w:rsid w:val="00122F94"/>
    <w:rsid w:val="0012300F"/>
    <w:rsid w:val="001231EA"/>
    <w:rsid w:val="00123312"/>
    <w:rsid w:val="0012340D"/>
    <w:rsid w:val="001235B2"/>
    <w:rsid w:val="0012372B"/>
    <w:rsid w:val="001237FE"/>
    <w:rsid w:val="0012394C"/>
    <w:rsid w:val="00123AD2"/>
    <w:rsid w:val="00123B02"/>
    <w:rsid w:val="00123B53"/>
    <w:rsid w:val="00123CAC"/>
    <w:rsid w:val="00123D15"/>
    <w:rsid w:val="00123DC8"/>
    <w:rsid w:val="00123F57"/>
    <w:rsid w:val="00123FFA"/>
    <w:rsid w:val="001241D0"/>
    <w:rsid w:val="00124595"/>
    <w:rsid w:val="00124726"/>
    <w:rsid w:val="00124B63"/>
    <w:rsid w:val="001259A4"/>
    <w:rsid w:val="00125F3D"/>
    <w:rsid w:val="00126058"/>
    <w:rsid w:val="00126103"/>
    <w:rsid w:val="00126413"/>
    <w:rsid w:val="001265A2"/>
    <w:rsid w:val="00126BBF"/>
    <w:rsid w:val="00126C02"/>
    <w:rsid w:val="00126CA2"/>
    <w:rsid w:val="00126D99"/>
    <w:rsid w:val="00126FDE"/>
    <w:rsid w:val="001276E8"/>
    <w:rsid w:val="00127B92"/>
    <w:rsid w:val="00127CE5"/>
    <w:rsid w:val="00127DB9"/>
    <w:rsid w:val="00127F30"/>
    <w:rsid w:val="00127F9C"/>
    <w:rsid w:val="0013015D"/>
    <w:rsid w:val="001301ED"/>
    <w:rsid w:val="0013066F"/>
    <w:rsid w:val="00130689"/>
    <w:rsid w:val="001306F7"/>
    <w:rsid w:val="00130B03"/>
    <w:rsid w:val="00130E7A"/>
    <w:rsid w:val="00131241"/>
    <w:rsid w:val="0013150B"/>
    <w:rsid w:val="001315F3"/>
    <w:rsid w:val="00131879"/>
    <w:rsid w:val="00131CF8"/>
    <w:rsid w:val="00131E52"/>
    <w:rsid w:val="00132368"/>
    <w:rsid w:val="0013247D"/>
    <w:rsid w:val="0013250C"/>
    <w:rsid w:val="0013283D"/>
    <w:rsid w:val="001328E5"/>
    <w:rsid w:val="001329D7"/>
    <w:rsid w:val="00133016"/>
    <w:rsid w:val="0013313C"/>
    <w:rsid w:val="00133772"/>
    <w:rsid w:val="00133843"/>
    <w:rsid w:val="00133954"/>
    <w:rsid w:val="00133AA0"/>
    <w:rsid w:val="00133AE5"/>
    <w:rsid w:val="00133D1C"/>
    <w:rsid w:val="00133DD5"/>
    <w:rsid w:val="00134156"/>
    <w:rsid w:val="001342FB"/>
    <w:rsid w:val="001343DC"/>
    <w:rsid w:val="001344FA"/>
    <w:rsid w:val="00134D19"/>
    <w:rsid w:val="00135422"/>
    <w:rsid w:val="00135528"/>
    <w:rsid w:val="001358E1"/>
    <w:rsid w:val="00135E9B"/>
    <w:rsid w:val="001361AD"/>
    <w:rsid w:val="00136274"/>
    <w:rsid w:val="0013645B"/>
    <w:rsid w:val="00136527"/>
    <w:rsid w:val="00136581"/>
    <w:rsid w:val="0013675B"/>
    <w:rsid w:val="001369DF"/>
    <w:rsid w:val="001369ED"/>
    <w:rsid w:val="00136BC0"/>
    <w:rsid w:val="00136BFA"/>
    <w:rsid w:val="00136DE5"/>
    <w:rsid w:val="0013709C"/>
    <w:rsid w:val="00137150"/>
    <w:rsid w:val="00137177"/>
    <w:rsid w:val="0013721B"/>
    <w:rsid w:val="001374B7"/>
    <w:rsid w:val="00137C8C"/>
    <w:rsid w:val="00137E5E"/>
    <w:rsid w:val="00137F13"/>
    <w:rsid w:val="00137F41"/>
    <w:rsid w:val="0014027E"/>
    <w:rsid w:val="001403AA"/>
    <w:rsid w:val="00140774"/>
    <w:rsid w:val="00140B53"/>
    <w:rsid w:val="00140B9F"/>
    <w:rsid w:val="00140D9B"/>
    <w:rsid w:val="00140F62"/>
    <w:rsid w:val="001411DA"/>
    <w:rsid w:val="00141268"/>
    <w:rsid w:val="001412D5"/>
    <w:rsid w:val="001416B6"/>
    <w:rsid w:val="0014184A"/>
    <w:rsid w:val="001419A2"/>
    <w:rsid w:val="00141B19"/>
    <w:rsid w:val="00141B8A"/>
    <w:rsid w:val="00141F4A"/>
    <w:rsid w:val="0014231E"/>
    <w:rsid w:val="00142561"/>
    <w:rsid w:val="001426E9"/>
    <w:rsid w:val="00142972"/>
    <w:rsid w:val="00142B94"/>
    <w:rsid w:val="001431DF"/>
    <w:rsid w:val="001434DE"/>
    <w:rsid w:val="00143677"/>
    <w:rsid w:val="00143BFF"/>
    <w:rsid w:val="00143C71"/>
    <w:rsid w:val="001443F6"/>
    <w:rsid w:val="001446EC"/>
    <w:rsid w:val="00144741"/>
    <w:rsid w:val="00144C9D"/>
    <w:rsid w:val="001456CC"/>
    <w:rsid w:val="00145873"/>
    <w:rsid w:val="0014599C"/>
    <w:rsid w:val="00145BB1"/>
    <w:rsid w:val="00145CB8"/>
    <w:rsid w:val="00145CFA"/>
    <w:rsid w:val="00145DA0"/>
    <w:rsid w:val="00146310"/>
    <w:rsid w:val="00146890"/>
    <w:rsid w:val="00146957"/>
    <w:rsid w:val="00146984"/>
    <w:rsid w:val="00146E56"/>
    <w:rsid w:val="0014706B"/>
    <w:rsid w:val="00147153"/>
    <w:rsid w:val="0014771D"/>
    <w:rsid w:val="00147732"/>
    <w:rsid w:val="001477F1"/>
    <w:rsid w:val="00147989"/>
    <w:rsid w:val="00147AD2"/>
    <w:rsid w:val="00147B93"/>
    <w:rsid w:val="0015001E"/>
    <w:rsid w:val="00150047"/>
    <w:rsid w:val="0015004B"/>
    <w:rsid w:val="00150233"/>
    <w:rsid w:val="0015031E"/>
    <w:rsid w:val="00150565"/>
    <w:rsid w:val="00150744"/>
    <w:rsid w:val="001508AB"/>
    <w:rsid w:val="00150932"/>
    <w:rsid w:val="00150CB5"/>
    <w:rsid w:val="00150D14"/>
    <w:rsid w:val="00150D84"/>
    <w:rsid w:val="00150F36"/>
    <w:rsid w:val="00150F75"/>
    <w:rsid w:val="00151079"/>
    <w:rsid w:val="001515FE"/>
    <w:rsid w:val="00151814"/>
    <w:rsid w:val="00151CFA"/>
    <w:rsid w:val="00151F42"/>
    <w:rsid w:val="0015239A"/>
    <w:rsid w:val="00152435"/>
    <w:rsid w:val="00152455"/>
    <w:rsid w:val="00152585"/>
    <w:rsid w:val="00152A4D"/>
    <w:rsid w:val="00152B07"/>
    <w:rsid w:val="001530B9"/>
    <w:rsid w:val="001532C8"/>
    <w:rsid w:val="001532FD"/>
    <w:rsid w:val="0015358C"/>
    <w:rsid w:val="00153784"/>
    <w:rsid w:val="001539C3"/>
    <w:rsid w:val="00153BAE"/>
    <w:rsid w:val="00153C2D"/>
    <w:rsid w:val="00153ED5"/>
    <w:rsid w:val="00153F49"/>
    <w:rsid w:val="0015407F"/>
    <w:rsid w:val="001540B3"/>
    <w:rsid w:val="00154378"/>
    <w:rsid w:val="001543D7"/>
    <w:rsid w:val="001544C2"/>
    <w:rsid w:val="001545A0"/>
    <w:rsid w:val="001548A4"/>
    <w:rsid w:val="00154CCB"/>
    <w:rsid w:val="00154F10"/>
    <w:rsid w:val="0015560C"/>
    <w:rsid w:val="00155B20"/>
    <w:rsid w:val="00155B87"/>
    <w:rsid w:val="00155D81"/>
    <w:rsid w:val="00155DA7"/>
    <w:rsid w:val="00155E60"/>
    <w:rsid w:val="001561A8"/>
    <w:rsid w:val="00156332"/>
    <w:rsid w:val="001563F4"/>
    <w:rsid w:val="001564C8"/>
    <w:rsid w:val="0015697A"/>
    <w:rsid w:val="00156987"/>
    <w:rsid w:val="00156B95"/>
    <w:rsid w:val="001570A8"/>
    <w:rsid w:val="0015741C"/>
    <w:rsid w:val="001574FC"/>
    <w:rsid w:val="001578C4"/>
    <w:rsid w:val="00157984"/>
    <w:rsid w:val="00157A61"/>
    <w:rsid w:val="00157A65"/>
    <w:rsid w:val="00157A99"/>
    <w:rsid w:val="00157B01"/>
    <w:rsid w:val="00157F84"/>
    <w:rsid w:val="0016006C"/>
    <w:rsid w:val="00160424"/>
    <w:rsid w:val="001604AF"/>
    <w:rsid w:val="001604C9"/>
    <w:rsid w:val="00160556"/>
    <w:rsid w:val="001606C2"/>
    <w:rsid w:val="00160746"/>
    <w:rsid w:val="001608B8"/>
    <w:rsid w:val="00160A05"/>
    <w:rsid w:val="00160A63"/>
    <w:rsid w:val="00160B81"/>
    <w:rsid w:val="00160C0C"/>
    <w:rsid w:val="00160E79"/>
    <w:rsid w:val="00160EBB"/>
    <w:rsid w:val="00160FEF"/>
    <w:rsid w:val="001611D0"/>
    <w:rsid w:val="00161326"/>
    <w:rsid w:val="00161484"/>
    <w:rsid w:val="00161667"/>
    <w:rsid w:val="001616C1"/>
    <w:rsid w:val="001616C8"/>
    <w:rsid w:val="001618AC"/>
    <w:rsid w:val="001618CE"/>
    <w:rsid w:val="00161D0B"/>
    <w:rsid w:val="00161DDA"/>
    <w:rsid w:val="00162359"/>
    <w:rsid w:val="00162B78"/>
    <w:rsid w:val="00162B9F"/>
    <w:rsid w:val="00162D55"/>
    <w:rsid w:val="00162D93"/>
    <w:rsid w:val="00162F91"/>
    <w:rsid w:val="00162FEC"/>
    <w:rsid w:val="001630DF"/>
    <w:rsid w:val="00163424"/>
    <w:rsid w:val="0016349D"/>
    <w:rsid w:val="00163691"/>
    <w:rsid w:val="00163893"/>
    <w:rsid w:val="00163B75"/>
    <w:rsid w:val="00163BBA"/>
    <w:rsid w:val="001640AB"/>
    <w:rsid w:val="0016482B"/>
    <w:rsid w:val="00164A82"/>
    <w:rsid w:val="00164A91"/>
    <w:rsid w:val="00164DD8"/>
    <w:rsid w:val="00164E94"/>
    <w:rsid w:val="00164F57"/>
    <w:rsid w:val="001653D9"/>
    <w:rsid w:val="0016541E"/>
    <w:rsid w:val="001654AA"/>
    <w:rsid w:val="00165719"/>
    <w:rsid w:val="0016586F"/>
    <w:rsid w:val="00165A54"/>
    <w:rsid w:val="00165D76"/>
    <w:rsid w:val="001661DA"/>
    <w:rsid w:val="0016640A"/>
    <w:rsid w:val="00166784"/>
    <w:rsid w:val="0016681B"/>
    <w:rsid w:val="00166D0E"/>
    <w:rsid w:val="00166EF7"/>
    <w:rsid w:val="00167115"/>
    <w:rsid w:val="00167157"/>
    <w:rsid w:val="001671FC"/>
    <w:rsid w:val="0016784C"/>
    <w:rsid w:val="00167A48"/>
    <w:rsid w:val="00167E3D"/>
    <w:rsid w:val="00167EA3"/>
    <w:rsid w:val="00167EDB"/>
    <w:rsid w:val="001704B6"/>
    <w:rsid w:val="001705C3"/>
    <w:rsid w:val="0017065A"/>
    <w:rsid w:val="00170B57"/>
    <w:rsid w:val="00170BC5"/>
    <w:rsid w:val="00171BB1"/>
    <w:rsid w:val="00171BDB"/>
    <w:rsid w:val="00171D7D"/>
    <w:rsid w:val="00171DE4"/>
    <w:rsid w:val="00171FA3"/>
    <w:rsid w:val="00171FCC"/>
    <w:rsid w:val="00172756"/>
    <w:rsid w:val="00172FAD"/>
    <w:rsid w:val="0017339F"/>
    <w:rsid w:val="00173488"/>
    <w:rsid w:val="0017382F"/>
    <w:rsid w:val="001739EC"/>
    <w:rsid w:val="00173C64"/>
    <w:rsid w:val="00173C93"/>
    <w:rsid w:val="00174089"/>
    <w:rsid w:val="001746BA"/>
    <w:rsid w:val="00174B0E"/>
    <w:rsid w:val="00174B6C"/>
    <w:rsid w:val="00174E6A"/>
    <w:rsid w:val="001751D9"/>
    <w:rsid w:val="001752C8"/>
    <w:rsid w:val="0017531E"/>
    <w:rsid w:val="001758A1"/>
    <w:rsid w:val="00175BF1"/>
    <w:rsid w:val="00175F5D"/>
    <w:rsid w:val="001760E6"/>
    <w:rsid w:val="00176402"/>
    <w:rsid w:val="0017656B"/>
    <w:rsid w:val="00176699"/>
    <w:rsid w:val="0017681C"/>
    <w:rsid w:val="00176A28"/>
    <w:rsid w:val="0017733E"/>
    <w:rsid w:val="001774CB"/>
    <w:rsid w:val="0017754C"/>
    <w:rsid w:val="001775F0"/>
    <w:rsid w:val="001777A4"/>
    <w:rsid w:val="00177866"/>
    <w:rsid w:val="00177A62"/>
    <w:rsid w:val="00180252"/>
    <w:rsid w:val="0018069E"/>
    <w:rsid w:val="00180C22"/>
    <w:rsid w:val="00180F29"/>
    <w:rsid w:val="00181323"/>
    <w:rsid w:val="001814EC"/>
    <w:rsid w:val="001815B9"/>
    <w:rsid w:val="0018195B"/>
    <w:rsid w:val="00181B6B"/>
    <w:rsid w:val="00181D7B"/>
    <w:rsid w:val="00181E2C"/>
    <w:rsid w:val="00181EA6"/>
    <w:rsid w:val="00181F48"/>
    <w:rsid w:val="001821D1"/>
    <w:rsid w:val="00182B1F"/>
    <w:rsid w:val="00183069"/>
    <w:rsid w:val="00183074"/>
    <w:rsid w:val="001832E8"/>
    <w:rsid w:val="001834C4"/>
    <w:rsid w:val="0018352E"/>
    <w:rsid w:val="001839F2"/>
    <w:rsid w:val="00183C5C"/>
    <w:rsid w:val="00183CB9"/>
    <w:rsid w:val="00183E99"/>
    <w:rsid w:val="00183FF5"/>
    <w:rsid w:val="00184392"/>
    <w:rsid w:val="001843A4"/>
    <w:rsid w:val="00184632"/>
    <w:rsid w:val="00184697"/>
    <w:rsid w:val="001846C4"/>
    <w:rsid w:val="00184744"/>
    <w:rsid w:val="00184C7D"/>
    <w:rsid w:val="00184D9A"/>
    <w:rsid w:val="00184EAC"/>
    <w:rsid w:val="00184FE1"/>
    <w:rsid w:val="001850BA"/>
    <w:rsid w:val="00185446"/>
    <w:rsid w:val="00185836"/>
    <w:rsid w:val="00185CDA"/>
    <w:rsid w:val="00185F59"/>
    <w:rsid w:val="001862A4"/>
    <w:rsid w:val="001864E5"/>
    <w:rsid w:val="00186962"/>
    <w:rsid w:val="001869B9"/>
    <w:rsid w:val="00186BC1"/>
    <w:rsid w:val="00186C64"/>
    <w:rsid w:val="00187261"/>
    <w:rsid w:val="00187C1C"/>
    <w:rsid w:val="00187CA6"/>
    <w:rsid w:val="00187D51"/>
    <w:rsid w:val="001901F1"/>
    <w:rsid w:val="00190916"/>
    <w:rsid w:val="001909D5"/>
    <w:rsid w:val="00190B0A"/>
    <w:rsid w:val="00190B18"/>
    <w:rsid w:val="00190C73"/>
    <w:rsid w:val="00190DB7"/>
    <w:rsid w:val="00191105"/>
    <w:rsid w:val="00191158"/>
    <w:rsid w:val="00191404"/>
    <w:rsid w:val="00191551"/>
    <w:rsid w:val="0019155C"/>
    <w:rsid w:val="001915E7"/>
    <w:rsid w:val="00191FF0"/>
    <w:rsid w:val="001922A9"/>
    <w:rsid w:val="00192378"/>
    <w:rsid w:val="00192422"/>
    <w:rsid w:val="00192D31"/>
    <w:rsid w:val="00192DD4"/>
    <w:rsid w:val="001930B1"/>
    <w:rsid w:val="00193155"/>
    <w:rsid w:val="001931DB"/>
    <w:rsid w:val="00193314"/>
    <w:rsid w:val="00193355"/>
    <w:rsid w:val="0019346C"/>
    <w:rsid w:val="001934B7"/>
    <w:rsid w:val="00193532"/>
    <w:rsid w:val="0019370B"/>
    <w:rsid w:val="0019377C"/>
    <w:rsid w:val="00193DCE"/>
    <w:rsid w:val="00193F90"/>
    <w:rsid w:val="00193F97"/>
    <w:rsid w:val="001941FE"/>
    <w:rsid w:val="001942C9"/>
    <w:rsid w:val="001943AC"/>
    <w:rsid w:val="001945F9"/>
    <w:rsid w:val="0019469D"/>
    <w:rsid w:val="001946FB"/>
    <w:rsid w:val="001946FE"/>
    <w:rsid w:val="0019480B"/>
    <w:rsid w:val="00194878"/>
    <w:rsid w:val="001948C8"/>
    <w:rsid w:val="0019503A"/>
    <w:rsid w:val="00195202"/>
    <w:rsid w:val="00195233"/>
    <w:rsid w:val="0019529B"/>
    <w:rsid w:val="00195995"/>
    <w:rsid w:val="00195A4C"/>
    <w:rsid w:val="0019603A"/>
    <w:rsid w:val="001960EC"/>
    <w:rsid w:val="00196490"/>
    <w:rsid w:val="00196C0C"/>
    <w:rsid w:val="001974B2"/>
    <w:rsid w:val="00197504"/>
    <w:rsid w:val="001978BB"/>
    <w:rsid w:val="00197985"/>
    <w:rsid w:val="00197D95"/>
    <w:rsid w:val="001A0177"/>
    <w:rsid w:val="001A0A3A"/>
    <w:rsid w:val="001A0B44"/>
    <w:rsid w:val="001A0BBC"/>
    <w:rsid w:val="001A0C2E"/>
    <w:rsid w:val="001A0F5F"/>
    <w:rsid w:val="001A13C7"/>
    <w:rsid w:val="001A13E2"/>
    <w:rsid w:val="001A15F9"/>
    <w:rsid w:val="001A1622"/>
    <w:rsid w:val="001A1761"/>
    <w:rsid w:val="001A1E3F"/>
    <w:rsid w:val="001A1EA7"/>
    <w:rsid w:val="001A2206"/>
    <w:rsid w:val="001A2505"/>
    <w:rsid w:val="001A275D"/>
    <w:rsid w:val="001A2852"/>
    <w:rsid w:val="001A33AA"/>
    <w:rsid w:val="001A33F5"/>
    <w:rsid w:val="001A350E"/>
    <w:rsid w:val="001A35D0"/>
    <w:rsid w:val="001A394A"/>
    <w:rsid w:val="001A3C79"/>
    <w:rsid w:val="001A3E89"/>
    <w:rsid w:val="001A4027"/>
    <w:rsid w:val="001A4450"/>
    <w:rsid w:val="001A4498"/>
    <w:rsid w:val="001A477B"/>
    <w:rsid w:val="001A4B8E"/>
    <w:rsid w:val="001A4ECD"/>
    <w:rsid w:val="001A502C"/>
    <w:rsid w:val="001A53A2"/>
    <w:rsid w:val="001A53F8"/>
    <w:rsid w:val="001A555D"/>
    <w:rsid w:val="001A55EF"/>
    <w:rsid w:val="001A5FDE"/>
    <w:rsid w:val="001A63EF"/>
    <w:rsid w:val="001A6689"/>
    <w:rsid w:val="001A6772"/>
    <w:rsid w:val="001A6A2F"/>
    <w:rsid w:val="001A6BEC"/>
    <w:rsid w:val="001A6DE8"/>
    <w:rsid w:val="001A7139"/>
    <w:rsid w:val="001A7400"/>
    <w:rsid w:val="001A75F9"/>
    <w:rsid w:val="001A7699"/>
    <w:rsid w:val="001A77E6"/>
    <w:rsid w:val="001A7AFB"/>
    <w:rsid w:val="001A7B77"/>
    <w:rsid w:val="001A7E21"/>
    <w:rsid w:val="001A7FE5"/>
    <w:rsid w:val="001B00E1"/>
    <w:rsid w:val="001B035F"/>
    <w:rsid w:val="001B056B"/>
    <w:rsid w:val="001B0B0C"/>
    <w:rsid w:val="001B0E3B"/>
    <w:rsid w:val="001B0E8B"/>
    <w:rsid w:val="001B0F44"/>
    <w:rsid w:val="001B104E"/>
    <w:rsid w:val="001B1144"/>
    <w:rsid w:val="001B115A"/>
    <w:rsid w:val="001B12F3"/>
    <w:rsid w:val="001B153D"/>
    <w:rsid w:val="001B165C"/>
    <w:rsid w:val="001B1D25"/>
    <w:rsid w:val="001B2295"/>
    <w:rsid w:val="001B24FC"/>
    <w:rsid w:val="001B29B6"/>
    <w:rsid w:val="001B2B73"/>
    <w:rsid w:val="001B3067"/>
    <w:rsid w:val="001B3135"/>
    <w:rsid w:val="001B3255"/>
    <w:rsid w:val="001B36A5"/>
    <w:rsid w:val="001B38AD"/>
    <w:rsid w:val="001B38FC"/>
    <w:rsid w:val="001B393D"/>
    <w:rsid w:val="001B3E80"/>
    <w:rsid w:val="001B4062"/>
    <w:rsid w:val="001B46AB"/>
    <w:rsid w:val="001B48B3"/>
    <w:rsid w:val="001B4DF5"/>
    <w:rsid w:val="001B50C7"/>
    <w:rsid w:val="001B510F"/>
    <w:rsid w:val="001B515D"/>
    <w:rsid w:val="001B5433"/>
    <w:rsid w:val="001B55C1"/>
    <w:rsid w:val="001B57E0"/>
    <w:rsid w:val="001B5B22"/>
    <w:rsid w:val="001B5D7C"/>
    <w:rsid w:val="001B62B0"/>
    <w:rsid w:val="001B6893"/>
    <w:rsid w:val="001B694D"/>
    <w:rsid w:val="001B6C71"/>
    <w:rsid w:val="001B6C74"/>
    <w:rsid w:val="001B6CC4"/>
    <w:rsid w:val="001B6D35"/>
    <w:rsid w:val="001B6DF3"/>
    <w:rsid w:val="001B6FD1"/>
    <w:rsid w:val="001B74D5"/>
    <w:rsid w:val="001B7645"/>
    <w:rsid w:val="001B764F"/>
    <w:rsid w:val="001B76EA"/>
    <w:rsid w:val="001B7734"/>
    <w:rsid w:val="001B778D"/>
    <w:rsid w:val="001B78B0"/>
    <w:rsid w:val="001B7A21"/>
    <w:rsid w:val="001B7A4B"/>
    <w:rsid w:val="001B7A50"/>
    <w:rsid w:val="001B7AB7"/>
    <w:rsid w:val="001B7BA6"/>
    <w:rsid w:val="001B7F06"/>
    <w:rsid w:val="001B7F15"/>
    <w:rsid w:val="001B7F2F"/>
    <w:rsid w:val="001C00E5"/>
    <w:rsid w:val="001C01B8"/>
    <w:rsid w:val="001C0342"/>
    <w:rsid w:val="001C0456"/>
    <w:rsid w:val="001C04E0"/>
    <w:rsid w:val="001C06BF"/>
    <w:rsid w:val="001C06EF"/>
    <w:rsid w:val="001C0BB4"/>
    <w:rsid w:val="001C0D56"/>
    <w:rsid w:val="001C0EE8"/>
    <w:rsid w:val="001C0FC7"/>
    <w:rsid w:val="001C0FDF"/>
    <w:rsid w:val="001C1164"/>
    <w:rsid w:val="001C1430"/>
    <w:rsid w:val="001C1570"/>
    <w:rsid w:val="001C1667"/>
    <w:rsid w:val="001C1891"/>
    <w:rsid w:val="001C19A8"/>
    <w:rsid w:val="001C1C83"/>
    <w:rsid w:val="001C1DB9"/>
    <w:rsid w:val="001C1EFA"/>
    <w:rsid w:val="001C1F25"/>
    <w:rsid w:val="001C2008"/>
    <w:rsid w:val="001C2160"/>
    <w:rsid w:val="001C22A3"/>
    <w:rsid w:val="001C2391"/>
    <w:rsid w:val="001C24AE"/>
    <w:rsid w:val="001C24B2"/>
    <w:rsid w:val="001C27DF"/>
    <w:rsid w:val="001C29ED"/>
    <w:rsid w:val="001C2B59"/>
    <w:rsid w:val="001C2C50"/>
    <w:rsid w:val="001C300B"/>
    <w:rsid w:val="001C33B3"/>
    <w:rsid w:val="001C34D9"/>
    <w:rsid w:val="001C369F"/>
    <w:rsid w:val="001C3790"/>
    <w:rsid w:val="001C3A32"/>
    <w:rsid w:val="001C3D85"/>
    <w:rsid w:val="001C3F72"/>
    <w:rsid w:val="001C44F0"/>
    <w:rsid w:val="001C4DE4"/>
    <w:rsid w:val="001C52D9"/>
    <w:rsid w:val="001C5586"/>
    <w:rsid w:val="001C570B"/>
    <w:rsid w:val="001C58AA"/>
    <w:rsid w:val="001C5955"/>
    <w:rsid w:val="001C5C79"/>
    <w:rsid w:val="001C5E27"/>
    <w:rsid w:val="001C6107"/>
    <w:rsid w:val="001C61C7"/>
    <w:rsid w:val="001C6372"/>
    <w:rsid w:val="001C6384"/>
    <w:rsid w:val="001C6408"/>
    <w:rsid w:val="001C6667"/>
    <w:rsid w:val="001C66AB"/>
    <w:rsid w:val="001C6851"/>
    <w:rsid w:val="001C6C2B"/>
    <w:rsid w:val="001C6CDD"/>
    <w:rsid w:val="001C719D"/>
    <w:rsid w:val="001C7472"/>
    <w:rsid w:val="001C75DA"/>
    <w:rsid w:val="001C75FE"/>
    <w:rsid w:val="001C7706"/>
    <w:rsid w:val="001C7768"/>
    <w:rsid w:val="001C78F9"/>
    <w:rsid w:val="001C7A58"/>
    <w:rsid w:val="001C7AEE"/>
    <w:rsid w:val="001C7C2C"/>
    <w:rsid w:val="001C7D2C"/>
    <w:rsid w:val="001C7D65"/>
    <w:rsid w:val="001C7D7D"/>
    <w:rsid w:val="001C7FA0"/>
    <w:rsid w:val="001D001C"/>
    <w:rsid w:val="001D004A"/>
    <w:rsid w:val="001D0989"/>
    <w:rsid w:val="001D0AF1"/>
    <w:rsid w:val="001D0CEE"/>
    <w:rsid w:val="001D0E9F"/>
    <w:rsid w:val="001D114D"/>
    <w:rsid w:val="001D133E"/>
    <w:rsid w:val="001D14EF"/>
    <w:rsid w:val="001D14F8"/>
    <w:rsid w:val="001D1840"/>
    <w:rsid w:val="001D1860"/>
    <w:rsid w:val="001D1911"/>
    <w:rsid w:val="001D1D88"/>
    <w:rsid w:val="001D20A4"/>
    <w:rsid w:val="001D24BF"/>
    <w:rsid w:val="001D256A"/>
    <w:rsid w:val="001D2F6F"/>
    <w:rsid w:val="001D303C"/>
    <w:rsid w:val="001D33AF"/>
    <w:rsid w:val="001D36D4"/>
    <w:rsid w:val="001D39A9"/>
    <w:rsid w:val="001D39DB"/>
    <w:rsid w:val="001D3A84"/>
    <w:rsid w:val="001D3C2C"/>
    <w:rsid w:val="001D3CBC"/>
    <w:rsid w:val="001D4886"/>
    <w:rsid w:val="001D49A4"/>
    <w:rsid w:val="001D4FC1"/>
    <w:rsid w:val="001D5138"/>
    <w:rsid w:val="001D5218"/>
    <w:rsid w:val="001D548E"/>
    <w:rsid w:val="001D54D2"/>
    <w:rsid w:val="001D54D3"/>
    <w:rsid w:val="001D562D"/>
    <w:rsid w:val="001D579D"/>
    <w:rsid w:val="001D58EA"/>
    <w:rsid w:val="001D5C13"/>
    <w:rsid w:val="001D5E4B"/>
    <w:rsid w:val="001D5E69"/>
    <w:rsid w:val="001D5EB4"/>
    <w:rsid w:val="001D6191"/>
    <w:rsid w:val="001D6711"/>
    <w:rsid w:val="001D6FFD"/>
    <w:rsid w:val="001D71EF"/>
    <w:rsid w:val="001D7270"/>
    <w:rsid w:val="001D73C6"/>
    <w:rsid w:val="001D7565"/>
    <w:rsid w:val="001D774B"/>
    <w:rsid w:val="001D7865"/>
    <w:rsid w:val="001D78D8"/>
    <w:rsid w:val="001D792E"/>
    <w:rsid w:val="001D79A5"/>
    <w:rsid w:val="001D7F5B"/>
    <w:rsid w:val="001E01AA"/>
    <w:rsid w:val="001E0427"/>
    <w:rsid w:val="001E09EA"/>
    <w:rsid w:val="001E0D7A"/>
    <w:rsid w:val="001E0F09"/>
    <w:rsid w:val="001E1077"/>
    <w:rsid w:val="001E10F5"/>
    <w:rsid w:val="001E115E"/>
    <w:rsid w:val="001E11B2"/>
    <w:rsid w:val="001E120F"/>
    <w:rsid w:val="001E19A8"/>
    <w:rsid w:val="001E1B6A"/>
    <w:rsid w:val="001E1D05"/>
    <w:rsid w:val="001E1DF1"/>
    <w:rsid w:val="001E202B"/>
    <w:rsid w:val="001E220D"/>
    <w:rsid w:val="001E2401"/>
    <w:rsid w:val="001E2B04"/>
    <w:rsid w:val="001E2D5F"/>
    <w:rsid w:val="001E2EF3"/>
    <w:rsid w:val="001E34F9"/>
    <w:rsid w:val="001E366C"/>
    <w:rsid w:val="001E37F2"/>
    <w:rsid w:val="001E437D"/>
    <w:rsid w:val="001E440D"/>
    <w:rsid w:val="001E4457"/>
    <w:rsid w:val="001E45AE"/>
    <w:rsid w:val="001E46B6"/>
    <w:rsid w:val="001E491A"/>
    <w:rsid w:val="001E4989"/>
    <w:rsid w:val="001E4BD6"/>
    <w:rsid w:val="001E4F01"/>
    <w:rsid w:val="001E53D2"/>
    <w:rsid w:val="001E5740"/>
    <w:rsid w:val="001E5A91"/>
    <w:rsid w:val="001E5C39"/>
    <w:rsid w:val="001E5CDB"/>
    <w:rsid w:val="001E5D0A"/>
    <w:rsid w:val="001E5E85"/>
    <w:rsid w:val="001E5F4F"/>
    <w:rsid w:val="001E6543"/>
    <w:rsid w:val="001E6614"/>
    <w:rsid w:val="001E6AF2"/>
    <w:rsid w:val="001E6C8E"/>
    <w:rsid w:val="001E7445"/>
    <w:rsid w:val="001E7871"/>
    <w:rsid w:val="001E7BE6"/>
    <w:rsid w:val="001E7E68"/>
    <w:rsid w:val="001E7E96"/>
    <w:rsid w:val="001E7F60"/>
    <w:rsid w:val="001F0004"/>
    <w:rsid w:val="001F0046"/>
    <w:rsid w:val="001F01E4"/>
    <w:rsid w:val="001F03A8"/>
    <w:rsid w:val="001F09A8"/>
    <w:rsid w:val="001F0AB0"/>
    <w:rsid w:val="001F0C50"/>
    <w:rsid w:val="001F0FE1"/>
    <w:rsid w:val="001F1140"/>
    <w:rsid w:val="001F114B"/>
    <w:rsid w:val="001F1166"/>
    <w:rsid w:val="001F139C"/>
    <w:rsid w:val="001F1493"/>
    <w:rsid w:val="001F17B1"/>
    <w:rsid w:val="001F194F"/>
    <w:rsid w:val="001F1F4F"/>
    <w:rsid w:val="001F22B3"/>
    <w:rsid w:val="001F22E4"/>
    <w:rsid w:val="001F2309"/>
    <w:rsid w:val="001F253F"/>
    <w:rsid w:val="001F26E8"/>
    <w:rsid w:val="001F273A"/>
    <w:rsid w:val="001F2903"/>
    <w:rsid w:val="001F2E3A"/>
    <w:rsid w:val="001F3061"/>
    <w:rsid w:val="001F30B9"/>
    <w:rsid w:val="001F31C0"/>
    <w:rsid w:val="001F320F"/>
    <w:rsid w:val="001F3443"/>
    <w:rsid w:val="001F349D"/>
    <w:rsid w:val="001F356C"/>
    <w:rsid w:val="001F3A51"/>
    <w:rsid w:val="001F3CEC"/>
    <w:rsid w:val="001F3D38"/>
    <w:rsid w:val="001F3D3E"/>
    <w:rsid w:val="001F4276"/>
    <w:rsid w:val="001F4534"/>
    <w:rsid w:val="001F48B4"/>
    <w:rsid w:val="001F4A1B"/>
    <w:rsid w:val="001F4AB0"/>
    <w:rsid w:val="001F4C7E"/>
    <w:rsid w:val="001F4D23"/>
    <w:rsid w:val="001F4D63"/>
    <w:rsid w:val="001F4E5E"/>
    <w:rsid w:val="001F544F"/>
    <w:rsid w:val="001F55CA"/>
    <w:rsid w:val="001F55E3"/>
    <w:rsid w:val="001F55EB"/>
    <w:rsid w:val="001F5E3E"/>
    <w:rsid w:val="001F5F18"/>
    <w:rsid w:val="001F5F28"/>
    <w:rsid w:val="001F6705"/>
    <w:rsid w:val="001F686A"/>
    <w:rsid w:val="001F6C57"/>
    <w:rsid w:val="001F6CF5"/>
    <w:rsid w:val="001F6D08"/>
    <w:rsid w:val="001F7083"/>
    <w:rsid w:val="001F72CB"/>
    <w:rsid w:val="001F7300"/>
    <w:rsid w:val="001F732D"/>
    <w:rsid w:val="001F7561"/>
    <w:rsid w:val="001F76AB"/>
    <w:rsid w:val="001F770E"/>
    <w:rsid w:val="001F7724"/>
    <w:rsid w:val="001F7814"/>
    <w:rsid w:val="001F79B8"/>
    <w:rsid w:val="001F7A47"/>
    <w:rsid w:val="001F7BFC"/>
    <w:rsid w:val="001F7F9A"/>
    <w:rsid w:val="00200288"/>
    <w:rsid w:val="00200299"/>
    <w:rsid w:val="002005EE"/>
    <w:rsid w:val="002007B7"/>
    <w:rsid w:val="00200D47"/>
    <w:rsid w:val="00200F5D"/>
    <w:rsid w:val="00200F7A"/>
    <w:rsid w:val="002011CE"/>
    <w:rsid w:val="00201289"/>
    <w:rsid w:val="002013B1"/>
    <w:rsid w:val="002013CF"/>
    <w:rsid w:val="00201636"/>
    <w:rsid w:val="002018E8"/>
    <w:rsid w:val="00201AC2"/>
    <w:rsid w:val="00201AD2"/>
    <w:rsid w:val="00201FAE"/>
    <w:rsid w:val="0020216F"/>
    <w:rsid w:val="00202441"/>
    <w:rsid w:val="0020244F"/>
    <w:rsid w:val="00202D8A"/>
    <w:rsid w:val="00202E6B"/>
    <w:rsid w:val="002030CB"/>
    <w:rsid w:val="002033A6"/>
    <w:rsid w:val="00203491"/>
    <w:rsid w:val="0020362D"/>
    <w:rsid w:val="00203860"/>
    <w:rsid w:val="00203A52"/>
    <w:rsid w:val="00203B97"/>
    <w:rsid w:val="00203C82"/>
    <w:rsid w:val="002042D3"/>
    <w:rsid w:val="00204314"/>
    <w:rsid w:val="0020432F"/>
    <w:rsid w:val="00204552"/>
    <w:rsid w:val="002048F1"/>
    <w:rsid w:val="00204B40"/>
    <w:rsid w:val="00205433"/>
    <w:rsid w:val="0020560A"/>
    <w:rsid w:val="0020592A"/>
    <w:rsid w:val="00205BDA"/>
    <w:rsid w:val="002060BE"/>
    <w:rsid w:val="002065FC"/>
    <w:rsid w:val="002066B0"/>
    <w:rsid w:val="00206711"/>
    <w:rsid w:val="0020681E"/>
    <w:rsid w:val="0020696B"/>
    <w:rsid w:val="00206EFE"/>
    <w:rsid w:val="00206F26"/>
    <w:rsid w:val="00206F34"/>
    <w:rsid w:val="002070A4"/>
    <w:rsid w:val="002070BB"/>
    <w:rsid w:val="002073C2"/>
    <w:rsid w:val="002073F5"/>
    <w:rsid w:val="0020743F"/>
    <w:rsid w:val="00207C85"/>
    <w:rsid w:val="00207FE0"/>
    <w:rsid w:val="002100BD"/>
    <w:rsid w:val="0021026B"/>
    <w:rsid w:val="002102F8"/>
    <w:rsid w:val="00210334"/>
    <w:rsid w:val="0021068A"/>
    <w:rsid w:val="00210796"/>
    <w:rsid w:val="0021092D"/>
    <w:rsid w:val="00210A7F"/>
    <w:rsid w:val="00210A81"/>
    <w:rsid w:val="00210C22"/>
    <w:rsid w:val="00210F48"/>
    <w:rsid w:val="002110C9"/>
    <w:rsid w:val="00211132"/>
    <w:rsid w:val="00211553"/>
    <w:rsid w:val="00211962"/>
    <w:rsid w:val="00212412"/>
    <w:rsid w:val="00212437"/>
    <w:rsid w:val="002125D8"/>
    <w:rsid w:val="002128E1"/>
    <w:rsid w:val="00212B61"/>
    <w:rsid w:val="00212D0A"/>
    <w:rsid w:val="002135F3"/>
    <w:rsid w:val="0021362D"/>
    <w:rsid w:val="002136C8"/>
    <w:rsid w:val="00213872"/>
    <w:rsid w:val="00213C3E"/>
    <w:rsid w:val="00214504"/>
    <w:rsid w:val="00214531"/>
    <w:rsid w:val="002147D2"/>
    <w:rsid w:val="0021481A"/>
    <w:rsid w:val="00214910"/>
    <w:rsid w:val="002149C4"/>
    <w:rsid w:val="00214BFE"/>
    <w:rsid w:val="00214E4C"/>
    <w:rsid w:val="00214F76"/>
    <w:rsid w:val="002158D4"/>
    <w:rsid w:val="00215E7D"/>
    <w:rsid w:val="00215F66"/>
    <w:rsid w:val="00216672"/>
    <w:rsid w:val="00216711"/>
    <w:rsid w:val="002168B8"/>
    <w:rsid w:val="002169D1"/>
    <w:rsid w:val="00216F22"/>
    <w:rsid w:val="00217060"/>
    <w:rsid w:val="00217094"/>
    <w:rsid w:val="00217394"/>
    <w:rsid w:val="00217431"/>
    <w:rsid w:val="00217517"/>
    <w:rsid w:val="002177A6"/>
    <w:rsid w:val="00217D60"/>
    <w:rsid w:val="00217F94"/>
    <w:rsid w:val="002200BE"/>
    <w:rsid w:val="00220208"/>
    <w:rsid w:val="002205C8"/>
    <w:rsid w:val="00220B2F"/>
    <w:rsid w:val="00220CDC"/>
    <w:rsid w:val="00220F9B"/>
    <w:rsid w:val="00221171"/>
    <w:rsid w:val="00221460"/>
    <w:rsid w:val="0022164C"/>
    <w:rsid w:val="002216D9"/>
    <w:rsid w:val="00221976"/>
    <w:rsid w:val="00221E70"/>
    <w:rsid w:val="00222136"/>
    <w:rsid w:val="0022217B"/>
    <w:rsid w:val="002222FF"/>
    <w:rsid w:val="0022267C"/>
    <w:rsid w:val="002227B8"/>
    <w:rsid w:val="002229E9"/>
    <w:rsid w:val="00222B31"/>
    <w:rsid w:val="00222DD2"/>
    <w:rsid w:val="00222FFE"/>
    <w:rsid w:val="00223373"/>
    <w:rsid w:val="002235A1"/>
    <w:rsid w:val="002236B9"/>
    <w:rsid w:val="00223A27"/>
    <w:rsid w:val="00223CD6"/>
    <w:rsid w:val="00223E46"/>
    <w:rsid w:val="002242C2"/>
    <w:rsid w:val="0022443E"/>
    <w:rsid w:val="0022480A"/>
    <w:rsid w:val="00224896"/>
    <w:rsid w:val="00224937"/>
    <w:rsid w:val="00224E7C"/>
    <w:rsid w:val="00224EAE"/>
    <w:rsid w:val="00225118"/>
    <w:rsid w:val="0022512C"/>
    <w:rsid w:val="002256A6"/>
    <w:rsid w:val="00225827"/>
    <w:rsid w:val="00225B9A"/>
    <w:rsid w:val="00225C9C"/>
    <w:rsid w:val="002261FF"/>
    <w:rsid w:val="0022627B"/>
    <w:rsid w:val="002262F9"/>
    <w:rsid w:val="00226570"/>
    <w:rsid w:val="00226948"/>
    <w:rsid w:val="00226BC9"/>
    <w:rsid w:val="0022726C"/>
    <w:rsid w:val="0022728B"/>
    <w:rsid w:val="002275B3"/>
    <w:rsid w:val="00227862"/>
    <w:rsid w:val="00227AA4"/>
    <w:rsid w:val="00227B5C"/>
    <w:rsid w:val="00227D12"/>
    <w:rsid w:val="00227D50"/>
    <w:rsid w:val="00230349"/>
    <w:rsid w:val="0023035A"/>
    <w:rsid w:val="0023039A"/>
    <w:rsid w:val="00230419"/>
    <w:rsid w:val="002305C5"/>
    <w:rsid w:val="0023066C"/>
    <w:rsid w:val="00230AA4"/>
    <w:rsid w:val="00230ACE"/>
    <w:rsid w:val="00230FC7"/>
    <w:rsid w:val="00230FE7"/>
    <w:rsid w:val="002312FA"/>
    <w:rsid w:val="0023135A"/>
    <w:rsid w:val="00231490"/>
    <w:rsid w:val="0023154F"/>
    <w:rsid w:val="002318A4"/>
    <w:rsid w:val="002318B5"/>
    <w:rsid w:val="00231C0B"/>
    <w:rsid w:val="00231EEF"/>
    <w:rsid w:val="00232038"/>
    <w:rsid w:val="0023224D"/>
    <w:rsid w:val="00232571"/>
    <w:rsid w:val="0023272A"/>
    <w:rsid w:val="00232943"/>
    <w:rsid w:val="00232B8E"/>
    <w:rsid w:val="00233310"/>
    <w:rsid w:val="002333B7"/>
    <w:rsid w:val="00233473"/>
    <w:rsid w:val="00233DE8"/>
    <w:rsid w:val="00233F07"/>
    <w:rsid w:val="00234160"/>
    <w:rsid w:val="002341E3"/>
    <w:rsid w:val="002343E0"/>
    <w:rsid w:val="002344FB"/>
    <w:rsid w:val="002346C6"/>
    <w:rsid w:val="0023491D"/>
    <w:rsid w:val="00234DD4"/>
    <w:rsid w:val="00234E54"/>
    <w:rsid w:val="0023569C"/>
    <w:rsid w:val="002357BF"/>
    <w:rsid w:val="00235A60"/>
    <w:rsid w:val="00235FFF"/>
    <w:rsid w:val="00236015"/>
    <w:rsid w:val="002361CD"/>
    <w:rsid w:val="00236477"/>
    <w:rsid w:val="00236774"/>
    <w:rsid w:val="002367DA"/>
    <w:rsid w:val="00236DA5"/>
    <w:rsid w:val="002370E0"/>
    <w:rsid w:val="0023716B"/>
    <w:rsid w:val="00237232"/>
    <w:rsid w:val="0023723C"/>
    <w:rsid w:val="002372D7"/>
    <w:rsid w:val="0023796F"/>
    <w:rsid w:val="002379B4"/>
    <w:rsid w:val="002379CC"/>
    <w:rsid w:val="00237A1E"/>
    <w:rsid w:val="00240120"/>
    <w:rsid w:val="00240584"/>
    <w:rsid w:val="002408C3"/>
    <w:rsid w:val="00240A82"/>
    <w:rsid w:val="00240B4B"/>
    <w:rsid w:val="00240E2B"/>
    <w:rsid w:val="00240E3D"/>
    <w:rsid w:val="00240FAD"/>
    <w:rsid w:val="00240FF4"/>
    <w:rsid w:val="00241292"/>
    <w:rsid w:val="0024159B"/>
    <w:rsid w:val="00241634"/>
    <w:rsid w:val="00241A65"/>
    <w:rsid w:val="00241B6B"/>
    <w:rsid w:val="00241C75"/>
    <w:rsid w:val="00241CD9"/>
    <w:rsid w:val="00241D69"/>
    <w:rsid w:val="00241F16"/>
    <w:rsid w:val="0024207C"/>
    <w:rsid w:val="002423E1"/>
    <w:rsid w:val="0024280E"/>
    <w:rsid w:val="00242AF7"/>
    <w:rsid w:val="00242B19"/>
    <w:rsid w:val="00242D00"/>
    <w:rsid w:val="00242FFB"/>
    <w:rsid w:val="00243077"/>
    <w:rsid w:val="00243101"/>
    <w:rsid w:val="002431A0"/>
    <w:rsid w:val="002431CC"/>
    <w:rsid w:val="00243704"/>
    <w:rsid w:val="00243878"/>
    <w:rsid w:val="0024399C"/>
    <w:rsid w:val="00243BDC"/>
    <w:rsid w:val="00243D47"/>
    <w:rsid w:val="00243E35"/>
    <w:rsid w:val="00243FDC"/>
    <w:rsid w:val="0024420F"/>
    <w:rsid w:val="002444DF"/>
    <w:rsid w:val="0024458B"/>
    <w:rsid w:val="002447E0"/>
    <w:rsid w:val="00244B02"/>
    <w:rsid w:val="00244C45"/>
    <w:rsid w:val="00244D53"/>
    <w:rsid w:val="00245387"/>
    <w:rsid w:val="002458AD"/>
    <w:rsid w:val="0024590C"/>
    <w:rsid w:val="00245957"/>
    <w:rsid w:val="00245E17"/>
    <w:rsid w:val="00245F71"/>
    <w:rsid w:val="002461AD"/>
    <w:rsid w:val="00246234"/>
    <w:rsid w:val="00246322"/>
    <w:rsid w:val="00246552"/>
    <w:rsid w:val="002466EE"/>
    <w:rsid w:val="002469E1"/>
    <w:rsid w:val="00247322"/>
    <w:rsid w:val="00247330"/>
    <w:rsid w:val="002473AC"/>
    <w:rsid w:val="00247615"/>
    <w:rsid w:val="00247894"/>
    <w:rsid w:val="00247959"/>
    <w:rsid w:val="00247AFC"/>
    <w:rsid w:val="00247CD4"/>
    <w:rsid w:val="00247DCD"/>
    <w:rsid w:val="002500C2"/>
    <w:rsid w:val="00250190"/>
    <w:rsid w:val="00250358"/>
    <w:rsid w:val="00250DB7"/>
    <w:rsid w:val="00250E26"/>
    <w:rsid w:val="00250FA4"/>
    <w:rsid w:val="002511D3"/>
    <w:rsid w:val="002512E2"/>
    <w:rsid w:val="00251312"/>
    <w:rsid w:val="00252711"/>
    <w:rsid w:val="002529E7"/>
    <w:rsid w:val="002530CA"/>
    <w:rsid w:val="002531F2"/>
    <w:rsid w:val="00253788"/>
    <w:rsid w:val="00253A7E"/>
    <w:rsid w:val="00253DDC"/>
    <w:rsid w:val="002541A3"/>
    <w:rsid w:val="0025438F"/>
    <w:rsid w:val="00254628"/>
    <w:rsid w:val="00254729"/>
    <w:rsid w:val="00254922"/>
    <w:rsid w:val="00254974"/>
    <w:rsid w:val="00254AC9"/>
    <w:rsid w:val="00254BC7"/>
    <w:rsid w:val="0025510C"/>
    <w:rsid w:val="002553AD"/>
    <w:rsid w:val="00255412"/>
    <w:rsid w:val="00255439"/>
    <w:rsid w:val="002559A3"/>
    <w:rsid w:val="00255B2A"/>
    <w:rsid w:val="00255C8C"/>
    <w:rsid w:val="00255E24"/>
    <w:rsid w:val="002561EE"/>
    <w:rsid w:val="00256606"/>
    <w:rsid w:val="00256767"/>
    <w:rsid w:val="00256797"/>
    <w:rsid w:val="00256A31"/>
    <w:rsid w:val="00256B49"/>
    <w:rsid w:val="00256BB6"/>
    <w:rsid w:val="00256D6B"/>
    <w:rsid w:val="00256D6C"/>
    <w:rsid w:val="00256F70"/>
    <w:rsid w:val="00257362"/>
    <w:rsid w:val="00257A23"/>
    <w:rsid w:val="00257A57"/>
    <w:rsid w:val="00257B72"/>
    <w:rsid w:val="00257D54"/>
    <w:rsid w:val="00260225"/>
    <w:rsid w:val="002603E5"/>
    <w:rsid w:val="002609EB"/>
    <w:rsid w:val="00260F6E"/>
    <w:rsid w:val="002610AA"/>
    <w:rsid w:val="00261426"/>
    <w:rsid w:val="002614AE"/>
    <w:rsid w:val="00261F5A"/>
    <w:rsid w:val="002620C5"/>
    <w:rsid w:val="00262319"/>
    <w:rsid w:val="0026257B"/>
    <w:rsid w:val="00262724"/>
    <w:rsid w:val="002628E9"/>
    <w:rsid w:val="00262CDA"/>
    <w:rsid w:val="00263440"/>
    <w:rsid w:val="0026355F"/>
    <w:rsid w:val="002639D0"/>
    <w:rsid w:val="00263B1E"/>
    <w:rsid w:val="00263CA9"/>
    <w:rsid w:val="0026473E"/>
    <w:rsid w:val="00264891"/>
    <w:rsid w:val="00264AA6"/>
    <w:rsid w:val="00264BFA"/>
    <w:rsid w:val="00264C96"/>
    <w:rsid w:val="00264F96"/>
    <w:rsid w:val="0026546A"/>
    <w:rsid w:val="00265BC5"/>
    <w:rsid w:val="00265DE6"/>
    <w:rsid w:val="0026617C"/>
    <w:rsid w:val="002663DB"/>
    <w:rsid w:val="00266876"/>
    <w:rsid w:val="002668BE"/>
    <w:rsid w:val="00266A31"/>
    <w:rsid w:val="00266C97"/>
    <w:rsid w:val="00266D46"/>
    <w:rsid w:val="00266FBC"/>
    <w:rsid w:val="0026705F"/>
    <w:rsid w:val="002671B7"/>
    <w:rsid w:val="0026783A"/>
    <w:rsid w:val="00267E0F"/>
    <w:rsid w:val="00270026"/>
    <w:rsid w:val="0027025E"/>
    <w:rsid w:val="002705C2"/>
    <w:rsid w:val="002707AF"/>
    <w:rsid w:val="002708FD"/>
    <w:rsid w:val="00270950"/>
    <w:rsid w:val="00270D0F"/>
    <w:rsid w:val="00270DE9"/>
    <w:rsid w:val="00270ECD"/>
    <w:rsid w:val="002715CB"/>
    <w:rsid w:val="00271607"/>
    <w:rsid w:val="00271653"/>
    <w:rsid w:val="002717B6"/>
    <w:rsid w:val="00271C30"/>
    <w:rsid w:val="00271EC1"/>
    <w:rsid w:val="00271F65"/>
    <w:rsid w:val="00272123"/>
    <w:rsid w:val="00272167"/>
    <w:rsid w:val="00272178"/>
    <w:rsid w:val="002726F5"/>
    <w:rsid w:val="00272886"/>
    <w:rsid w:val="00272891"/>
    <w:rsid w:val="00272946"/>
    <w:rsid w:val="002729D4"/>
    <w:rsid w:val="00272BF2"/>
    <w:rsid w:val="00272CC7"/>
    <w:rsid w:val="002732E5"/>
    <w:rsid w:val="002739A4"/>
    <w:rsid w:val="00273A8F"/>
    <w:rsid w:val="00273C1C"/>
    <w:rsid w:val="00273CC1"/>
    <w:rsid w:val="00273DB1"/>
    <w:rsid w:val="00274661"/>
    <w:rsid w:val="00274923"/>
    <w:rsid w:val="00274A14"/>
    <w:rsid w:val="00274E0C"/>
    <w:rsid w:val="00274E5D"/>
    <w:rsid w:val="002751A3"/>
    <w:rsid w:val="00275474"/>
    <w:rsid w:val="00275486"/>
    <w:rsid w:val="00275581"/>
    <w:rsid w:val="002755E3"/>
    <w:rsid w:val="00275805"/>
    <w:rsid w:val="002759D5"/>
    <w:rsid w:val="002759FF"/>
    <w:rsid w:val="00275EBC"/>
    <w:rsid w:val="0027622E"/>
    <w:rsid w:val="0027629D"/>
    <w:rsid w:val="0027689C"/>
    <w:rsid w:val="002769B9"/>
    <w:rsid w:val="00276B3F"/>
    <w:rsid w:val="00276C81"/>
    <w:rsid w:val="00276DC2"/>
    <w:rsid w:val="00277015"/>
    <w:rsid w:val="00277314"/>
    <w:rsid w:val="002774DC"/>
    <w:rsid w:val="002777AF"/>
    <w:rsid w:val="00277920"/>
    <w:rsid w:val="00277BEB"/>
    <w:rsid w:val="00277E53"/>
    <w:rsid w:val="002800C3"/>
    <w:rsid w:val="0028049A"/>
    <w:rsid w:val="0028054C"/>
    <w:rsid w:val="00280671"/>
    <w:rsid w:val="00280A2B"/>
    <w:rsid w:val="00280FAA"/>
    <w:rsid w:val="0028130A"/>
    <w:rsid w:val="00281401"/>
    <w:rsid w:val="002814AC"/>
    <w:rsid w:val="002814DE"/>
    <w:rsid w:val="0028167E"/>
    <w:rsid w:val="00281741"/>
    <w:rsid w:val="00281879"/>
    <w:rsid w:val="002818A7"/>
    <w:rsid w:val="00281919"/>
    <w:rsid w:val="00281B2F"/>
    <w:rsid w:val="00281C0F"/>
    <w:rsid w:val="00281C83"/>
    <w:rsid w:val="00282081"/>
    <w:rsid w:val="0028217E"/>
    <w:rsid w:val="00282259"/>
    <w:rsid w:val="00282689"/>
    <w:rsid w:val="0028278E"/>
    <w:rsid w:val="00282994"/>
    <w:rsid w:val="00282A6B"/>
    <w:rsid w:val="00282EB5"/>
    <w:rsid w:val="00282F80"/>
    <w:rsid w:val="00283219"/>
    <w:rsid w:val="00283408"/>
    <w:rsid w:val="0028343F"/>
    <w:rsid w:val="00283741"/>
    <w:rsid w:val="002837FA"/>
    <w:rsid w:val="00283986"/>
    <w:rsid w:val="00283CF7"/>
    <w:rsid w:val="00284130"/>
    <w:rsid w:val="002847A2"/>
    <w:rsid w:val="0028482D"/>
    <w:rsid w:val="00284A0F"/>
    <w:rsid w:val="00284B11"/>
    <w:rsid w:val="00284F18"/>
    <w:rsid w:val="00284F56"/>
    <w:rsid w:val="002850E5"/>
    <w:rsid w:val="00285365"/>
    <w:rsid w:val="00285386"/>
    <w:rsid w:val="0028540A"/>
    <w:rsid w:val="00285772"/>
    <w:rsid w:val="002857DE"/>
    <w:rsid w:val="00285935"/>
    <w:rsid w:val="00285C4A"/>
    <w:rsid w:val="00285CD9"/>
    <w:rsid w:val="00285D04"/>
    <w:rsid w:val="00285D83"/>
    <w:rsid w:val="00285FB7"/>
    <w:rsid w:val="002863A0"/>
    <w:rsid w:val="0028647E"/>
    <w:rsid w:val="002865CE"/>
    <w:rsid w:val="00286679"/>
    <w:rsid w:val="002867B7"/>
    <w:rsid w:val="00286933"/>
    <w:rsid w:val="00286A0B"/>
    <w:rsid w:val="00286AFC"/>
    <w:rsid w:val="00286C8A"/>
    <w:rsid w:val="0028706E"/>
    <w:rsid w:val="00287132"/>
    <w:rsid w:val="002877E1"/>
    <w:rsid w:val="00287A20"/>
    <w:rsid w:val="00287BD2"/>
    <w:rsid w:val="00287CC0"/>
    <w:rsid w:val="00287E3E"/>
    <w:rsid w:val="00287ED6"/>
    <w:rsid w:val="00287F96"/>
    <w:rsid w:val="00290474"/>
    <w:rsid w:val="0029061E"/>
    <w:rsid w:val="0029065D"/>
    <w:rsid w:val="00290A75"/>
    <w:rsid w:val="00290D10"/>
    <w:rsid w:val="00290D60"/>
    <w:rsid w:val="00290D88"/>
    <w:rsid w:val="002910A4"/>
    <w:rsid w:val="002910FC"/>
    <w:rsid w:val="002911B0"/>
    <w:rsid w:val="002913DD"/>
    <w:rsid w:val="002913DF"/>
    <w:rsid w:val="00292029"/>
    <w:rsid w:val="002920FA"/>
    <w:rsid w:val="00292275"/>
    <w:rsid w:val="00292369"/>
    <w:rsid w:val="0029242A"/>
    <w:rsid w:val="0029274F"/>
    <w:rsid w:val="00292C54"/>
    <w:rsid w:val="00292C8D"/>
    <w:rsid w:val="00292CC6"/>
    <w:rsid w:val="002930D1"/>
    <w:rsid w:val="0029320C"/>
    <w:rsid w:val="0029323C"/>
    <w:rsid w:val="00293303"/>
    <w:rsid w:val="002935E0"/>
    <w:rsid w:val="0029378C"/>
    <w:rsid w:val="00293CC9"/>
    <w:rsid w:val="00294069"/>
    <w:rsid w:val="0029409A"/>
    <w:rsid w:val="00294208"/>
    <w:rsid w:val="002947A4"/>
    <w:rsid w:val="00294B2A"/>
    <w:rsid w:val="00294CDF"/>
    <w:rsid w:val="00294E20"/>
    <w:rsid w:val="00294ED3"/>
    <w:rsid w:val="00294F8A"/>
    <w:rsid w:val="0029500B"/>
    <w:rsid w:val="002952B8"/>
    <w:rsid w:val="00295353"/>
    <w:rsid w:val="0029538A"/>
    <w:rsid w:val="00295448"/>
    <w:rsid w:val="002955E9"/>
    <w:rsid w:val="0029573E"/>
    <w:rsid w:val="00295805"/>
    <w:rsid w:val="002959B5"/>
    <w:rsid w:val="002962F5"/>
    <w:rsid w:val="00296390"/>
    <w:rsid w:val="00296392"/>
    <w:rsid w:val="002963AB"/>
    <w:rsid w:val="002963B1"/>
    <w:rsid w:val="0029645D"/>
    <w:rsid w:val="0029646F"/>
    <w:rsid w:val="00296957"/>
    <w:rsid w:val="00296FBE"/>
    <w:rsid w:val="0029721D"/>
    <w:rsid w:val="00297330"/>
    <w:rsid w:val="002976ED"/>
    <w:rsid w:val="00297A5E"/>
    <w:rsid w:val="00297B35"/>
    <w:rsid w:val="00297EE1"/>
    <w:rsid w:val="002A01A0"/>
    <w:rsid w:val="002A01C3"/>
    <w:rsid w:val="002A048A"/>
    <w:rsid w:val="002A05D3"/>
    <w:rsid w:val="002A080B"/>
    <w:rsid w:val="002A0BC9"/>
    <w:rsid w:val="002A0D7F"/>
    <w:rsid w:val="002A1419"/>
    <w:rsid w:val="002A167A"/>
    <w:rsid w:val="002A16F4"/>
    <w:rsid w:val="002A1A3B"/>
    <w:rsid w:val="002A1F57"/>
    <w:rsid w:val="002A2016"/>
    <w:rsid w:val="002A2085"/>
    <w:rsid w:val="002A22AF"/>
    <w:rsid w:val="002A23F2"/>
    <w:rsid w:val="002A2A84"/>
    <w:rsid w:val="002A2ABC"/>
    <w:rsid w:val="002A2CD0"/>
    <w:rsid w:val="002A2F8C"/>
    <w:rsid w:val="002A306F"/>
    <w:rsid w:val="002A327B"/>
    <w:rsid w:val="002A36F6"/>
    <w:rsid w:val="002A3718"/>
    <w:rsid w:val="002A387D"/>
    <w:rsid w:val="002A3888"/>
    <w:rsid w:val="002A3AEF"/>
    <w:rsid w:val="002A3D3B"/>
    <w:rsid w:val="002A3F2B"/>
    <w:rsid w:val="002A455E"/>
    <w:rsid w:val="002A466B"/>
    <w:rsid w:val="002A4B71"/>
    <w:rsid w:val="002A4C41"/>
    <w:rsid w:val="002A5336"/>
    <w:rsid w:val="002A5612"/>
    <w:rsid w:val="002A57A3"/>
    <w:rsid w:val="002A5B23"/>
    <w:rsid w:val="002A5BC5"/>
    <w:rsid w:val="002A5CF2"/>
    <w:rsid w:val="002A5D6D"/>
    <w:rsid w:val="002A5E22"/>
    <w:rsid w:val="002A5FA7"/>
    <w:rsid w:val="002A6194"/>
    <w:rsid w:val="002A68C6"/>
    <w:rsid w:val="002A68C9"/>
    <w:rsid w:val="002A696A"/>
    <w:rsid w:val="002A69F0"/>
    <w:rsid w:val="002A6B98"/>
    <w:rsid w:val="002A6D70"/>
    <w:rsid w:val="002A6E4C"/>
    <w:rsid w:val="002A6F47"/>
    <w:rsid w:val="002A72C5"/>
    <w:rsid w:val="002A75B5"/>
    <w:rsid w:val="002A75E3"/>
    <w:rsid w:val="002A762A"/>
    <w:rsid w:val="002A7747"/>
    <w:rsid w:val="002A77DC"/>
    <w:rsid w:val="002A7AE3"/>
    <w:rsid w:val="002A7ECD"/>
    <w:rsid w:val="002B0409"/>
    <w:rsid w:val="002B10B1"/>
    <w:rsid w:val="002B166D"/>
    <w:rsid w:val="002B1C76"/>
    <w:rsid w:val="002B1DE0"/>
    <w:rsid w:val="002B1F59"/>
    <w:rsid w:val="002B2276"/>
    <w:rsid w:val="002B2395"/>
    <w:rsid w:val="002B26C7"/>
    <w:rsid w:val="002B2A04"/>
    <w:rsid w:val="002B2A7A"/>
    <w:rsid w:val="002B324D"/>
    <w:rsid w:val="002B3468"/>
    <w:rsid w:val="002B3741"/>
    <w:rsid w:val="002B3B3A"/>
    <w:rsid w:val="002B3BF9"/>
    <w:rsid w:val="002B3C49"/>
    <w:rsid w:val="002B3F0F"/>
    <w:rsid w:val="002B42B6"/>
    <w:rsid w:val="002B4373"/>
    <w:rsid w:val="002B4509"/>
    <w:rsid w:val="002B4552"/>
    <w:rsid w:val="002B45C0"/>
    <w:rsid w:val="002B494E"/>
    <w:rsid w:val="002B4E82"/>
    <w:rsid w:val="002B4F26"/>
    <w:rsid w:val="002B4FC8"/>
    <w:rsid w:val="002B5031"/>
    <w:rsid w:val="002B524D"/>
    <w:rsid w:val="002B56CB"/>
    <w:rsid w:val="002B57E0"/>
    <w:rsid w:val="002B5B31"/>
    <w:rsid w:val="002B5B8D"/>
    <w:rsid w:val="002B5FD3"/>
    <w:rsid w:val="002B5FF1"/>
    <w:rsid w:val="002B620F"/>
    <w:rsid w:val="002B6233"/>
    <w:rsid w:val="002B6D52"/>
    <w:rsid w:val="002B6FFF"/>
    <w:rsid w:val="002B72BB"/>
    <w:rsid w:val="002B7804"/>
    <w:rsid w:val="002B7919"/>
    <w:rsid w:val="002B7F36"/>
    <w:rsid w:val="002C099F"/>
    <w:rsid w:val="002C09E4"/>
    <w:rsid w:val="002C09EC"/>
    <w:rsid w:val="002C0B58"/>
    <w:rsid w:val="002C0D04"/>
    <w:rsid w:val="002C0FA4"/>
    <w:rsid w:val="002C1306"/>
    <w:rsid w:val="002C1314"/>
    <w:rsid w:val="002C1355"/>
    <w:rsid w:val="002C1383"/>
    <w:rsid w:val="002C160A"/>
    <w:rsid w:val="002C1B6C"/>
    <w:rsid w:val="002C1EB9"/>
    <w:rsid w:val="002C2041"/>
    <w:rsid w:val="002C215F"/>
    <w:rsid w:val="002C2173"/>
    <w:rsid w:val="002C2347"/>
    <w:rsid w:val="002C2648"/>
    <w:rsid w:val="002C2759"/>
    <w:rsid w:val="002C2AE9"/>
    <w:rsid w:val="002C2D79"/>
    <w:rsid w:val="002C2F22"/>
    <w:rsid w:val="002C32B3"/>
    <w:rsid w:val="002C32EB"/>
    <w:rsid w:val="002C3636"/>
    <w:rsid w:val="002C39D4"/>
    <w:rsid w:val="002C3C02"/>
    <w:rsid w:val="002C3C64"/>
    <w:rsid w:val="002C3D9E"/>
    <w:rsid w:val="002C3DC8"/>
    <w:rsid w:val="002C40AD"/>
    <w:rsid w:val="002C4394"/>
    <w:rsid w:val="002C4520"/>
    <w:rsid w:val="002C4736"/>
    <w:rsid w:val="002C4E7E"/>
    <w:rsid w:val="002C5071"/>
    <w:rsid w:val="002C5369"/>
    <w:rsid w:val="002C556D"/>
    <w:rsid w:val="002C5695"/>
    <w:rsid w:val="002C57C8"/>
    <w:rsid w:val="002C5968"/>
    <w:rsid w:val="002C5B00"/>
    <w:rsid w:val="002C5B12"/>
    <w:rsid w:val="002C5C57"/>
    <w:rsid w:val="002C5CA4"/>
    <w:rsid w:val="002C5E14"/>
    <w:rsid w:val="002C5E4A"/>
    <w:rsid w:val="002C5F91"/>
    <w:rsid w:val="002C601F"/>
    <w:rsid w:val="002C60F9"/>
    <w:rsid w:val="002C62F2"/>
    <w:rsid w:val="002C6305"/>
    <w:rsid w:val="002C63C0"/>
    <w:rsid w:val="002C63D2"/>
    <w:rsid w:val="002C64AA"/>
    <w:rsid w:val="002C64FF"/>
    <w:rsid w:val="002C66A6"/>
    <w:rsid w:val="002C671C"/>
    <w:rsid w:val="002C6BE9"/>
    <w:rsid w:val="002C6CFA"/>
    <w:rsid w:val="002C6DE2"/>
    <w:rsid w:val="002C6E71"/>
    <w:rsid w:val="002C6ECD"/>
    <w:rsid w:val="002C765B"/>
    <w:rsid w:val="002C777F"/>
    <w:rsid w:val="002C790F"/>
    <w:rsid w:val="002C7E52"/>
    <w:rsid w:val="002C7EB3"/>
    <w:rsid w:val="002C7FD2"/>
    <w:rsid w:val="002D010E"/>
    <w:rsid w:val="002D03C9"/>
    <w:rsid w:val="002D0A64"/>
    <w:rsid w:val="002D0BF0"/>
    <w:rsid w:val="002D0CC5"/>
    <w:rsid w:val="002D0CF1"/>
    <w:rsid w:val="002D0D57"/>
    <w:rsid w:val="002D16A4"/>
    <w:rsid w:val="002D19F3"/>
    <w:rsid w:val="002D1B7B"/>
    <w:rsid w:val="002D1ED6"/>
    <w:rsid w:val="002D1FC3"/>
    <w:rsid w:val="002D1FD5"/>
    <w:rsid w:val="002D2046"/>
    <w:rsid w:val="002D2338"/>
    <w:rsid w:val="002D25A5"/>
    <w:rsid w:val="002D2614"/>
    <w:rsid w:val="002D26E2"/>
    <w:rsid w:val="002D283A"/>
    <w:rsid w:val="002D2F30"/>
    <w:rsid w:val="002D2F3C"/>
    <w:rsid w:val="002D2F82"/>
    <w:rsid w:val="002D35C0"/>
    <w:rsid w:val="002D395B"/>
    <w:rsid w:val="002D3ADD"/>
    <w:rsid w:val="002D3B2B"/>
    <w:rsid w:val="002D3B60"/>
    <w:rsid w:val="002D3FF5"/>
    <w:rsid w:val="002D433B"/>
    <w:rsid w:val="002D442C"/>
    <w:rsid w:val="002D4709"/>
    <w:rsid w:val="002D490F"/>
    <w:rsid w:val="002D4A6F"/>
    <w:rsid w:val="002D4B68"/>
    <w:rsid w:val="002D4C9C"/>
    <w:rsid w:val="002D4D28"/>
    <w:rsid w:val="002D50E1"/>
    <w:rsid w:val="002D5338"/>
    <w:rsid w:val="002D582D"/>
    <w:rsid w:val="002D604C"/>
    <w:rsid w:val="002D62EC"/>
    <w:rsid w:val="002D6586"/>
    <w:rsid w:val="002D65BC"/>
    <w:rsid w:val="002D6BD1"/>
    <w:rsid w:val="002D6C51"/>
    <w:rsid w:val="002D6C7E"/>
    <w:rsid w:val="002D7382"/>
    <w:rsid w:val="002D763C"/>
    <w:rsid w:val="002D7701"/>
    <w:rsid w:val="002D797B"/>
    <w:rsid w:val="002D7B66"/>
    <w:rsid w:val="002D7FBE"/>
    <w:rsid w:val="002D7FD8"/>
    <w:rsid w:val="002E0086"/>
    <w:rsid w:val="002E03FE"/>
    <w:rsid w:val="002E0719"/>
    <w:rsid w:val="002E07F8"/>
    <w:rsid w:val="002E0D03"/>
    <w:rsid w:val="002E0E03"/>
    <w:rsid w:val="002E120C"/>
    <w:rsid w:val="002E1268"/>
    <w:rsid w:val="002E1776"/>
    <w:rsid w:val="002E1866"/>
    <w:rsid w:val="002E18A5"/>
    <w:rsid w:val="002E1ABB"/>
    <w:rsid w:val="002E1C30"/>
    <w:rsid w:val="002E1D22"/>
    <w:rsid w:val="002E1E11"/>
    <w:rsid w:val="002E1FA4"/>
    <w:rsid w:val="002E21E5"/>
    <w:rsid w:val="002E2219"/>
    <w:rsid w:val="002E2489"/>
    <w:rsid w:val="002E25C1"/>
    <w:rsid w:val="002E26EA"/>
    <w:rsid w:val="002E2973"/>
    <w:rsid w:val="002E2C30"/>
    <w:rsid w:val="002E31A5"/>
    <w:rsid w:val="002E32F3"/>
    <w:rsid w:val="002E353F"/>
    <w:rsid w:val="002E3ACE"/>
    <w:rsid w:val="002E3B49"/>
    <w:rsid w:val="002E3B84"/>
    <w:rsid w:val="002E40BF"/>
    <w:rsid w:val="002E4410"/>
    <w:rsid w:val="002E460A"/>
    <w:rsid w:val="002E4878"/>
    <w:rsid w:val="002E48F9"/>
    <w:rsid w:val="002E4BE3"/>
    <w:rsid w:val="002E4EE9"/>
    <w:rsid w:val="002E5277"/>
    <w:rsid w:val="002E533B"/>
    <w:rsid w:val="002E55F3"/>
    <w:rsid w:val="002E56DD"/>
    <w:rsid w:val="002E57C0"/>
    <w:rsid w:val="002E5B74"/>
    <w:rsid w:val="002E5D49"/>
    <w:rsid w:val="002E5D65"/>
    <w:rsid w:val="002E5E7C"/>
    <w:rsid w:val="002E5ED3"/>
    <w:rsid w:val="002E60E8"/>
    <w:rsid w:val="002E62C8"/>
    <w:rsid w:val="002E66F5"/>
    <w:rsid w:val="002E67CA"/>
    <w:rsid w:val="002E69E2"/>
    <w:rsid w:val="002E6DF0"/>
    <w:rsid w:val="002E6FEF"/>
    <w:rsid w:val="002E7168"/>
    <w:rsid w:val="002E73DC"/>
    <w:rsid w:val="002E742F"/>
    <w:rsid w:val="002E751F"/>
    <w:rsid w:val="002E75CB"/>
    <w:rsid w:val="002E7607"/>
    <w:rsid w:val="002E7804"/>
    <w:rsid w:val="002E7930"/>
    <w:rsid w:val="002E7E08"/>
    <w:rsid w:val="002E7EF1"/>
    <w:rsid w:val="002F00A7"/>
    <w:rsid w:val="002F00BE"/>
    <w:rsid w:val="002F0128"/>
    <w:rsid w:val="002F01BC"/>
    <w:rsid w:val="002F0337"/>
    <w:rsid w:val="002F07D0"/>
    <w:rsid w:val="002F084E"/>
    <w:rsid w:val="002F0A16"/>
    <w:rsid w:val="002F1101"/>
    <w:rsid w:val="002F1298"/>
    <w:rsid w:val="002F14FB"/>
    <w:rsid w:val="002F173A"/>
    <w:rsid w:val="002F18D3"/>
    <w:rsid w:val="002F194B"/>
    <w:rsid w:val="002F1A22"/>
    <w:rsid w:val="002F1AC3"/>
    <w:rsid w:val="002F1B38"/>
    <w:rsid w:val="002F1C39"/>
    <w:rsid w:val="002F1C62"/>
    <w:rsid w:val="002F208E"/>
    <w:rsid w:val="002F20EA"/>
    <w:rsid w:val="002F2415"/>
    <w:rsid w:val="002F25D4"/>
    <w:rsid w:val="002F291B"/>
    <w:rsid w:val="002F2988"/>
    <w:rsid w:val="002F2A4A"/>
    <w:rsid w:val="002F2A9C"/>
    <w:rsid w:val="002F2CA5"/>
    <w:rsid w:val="002F2D51"/>
    <w:rsid w:val="002F3165"/>
    <w:rsid w:val="002F3372"/>
    <w:rsid w:val="002F35E3"/>
    <w:rsid w:val="002F369E"/>
    <w:rsid w:val="002F3AD5"/>
    <w:rsid w:val="002F3C04"/>
    <w:rsid w:val="002F3E52"/>
    <w:rsid w:val="002F415A"/>
    <w:rsid w:val="002F4188"/>
    <w:rsid w:val="002F418D"/>
    <w:rsid w:val="002F43F2"/>
    <w:rsid w:val="002F4449"/>
    <w:rsid w:val="002F4516"/>
    <w:rsid w:val="002F4B36"/>
    <w:rsid w:val="002F4D34"/>
    <w:rsid w:val="002F4ED5"/>
    <w:rsid w:val="002F52BD"/>
    <w:rsid w:val="002F5356"/>
    <w:rsid w:val="002F5734"/>
    <w:rsid w:val="002F58A3"/>
    <w:rsid w:val="002F5AF0"/>
    <w:rsid w:val="002F5C12"/>
    <w:rsid w:val="002F5E12"/>
    <w:rsid w:val="002F601C"/>
    <w:rsid w:val="002F6421"/>
    <w:rsid w:val="002F65FA"/>
    <w:rsid w:val="002F6620"/>
    <w:rsid w:val="002F691C"/>
    <w:rsid w:val="002F694A"/>
    <w:rsid w:val="002F69F3"/>
    <w:rsid w:val="002F6C69"/>
    <w:rsid w:val="002F705D"/>
    <w:rsid w:val="002F71A1"/>
    <w:rsid w:val="002F774A"/>
    <w:rsid w:val="002F780A"/>
    <w:rsid w:val="002F798F"/>
    <w:rsid w:val="002F7A25"/>
    <w:rsid w:val="002F7B73"/>
    <w:rsid w:val="002F7EEC"/>
    <w:rsid w:val="00300BF0"/>
    <w:rsid w:val="00300F63"/>
    <w:rsid w:val="003010D9"/>
    <w:rsid w:val="0030138A"/>
    <w:rsid w:val="003013F0"/>
    <w:rsid w:val="00301BAD"/>
    <w:rsid w:val="00301EBC"/>
    <w:rsid w:val="00301EFF"/>
    <w:rsid w:val="00301F77"/>
    <w:rsid w:val="0030218D"/>
    <w:rsid w:val="0030265C"/>
    <w:rsid w:val="00302829"/>
    <w:rsid w:val="00302A35"/>
    <w:rsid w:val="00302D71"/>
    <w:rsid w:val="00302DD2"/>
    <w:rsid w:val="00302E2E"/>
    <w:rsid w:val="00302F4E"/>
    <w:rsid w:val="00303267"/>
    <w:rsid w:val="00303490"/>
    <w:rsid w:val="00303576"/>
    <w:rsid w:val="00303C79"/>
    <w:rsid w:val="00303C87"/>
    <w:rsid w:val="00303F96"/>
    <w:rsid w:val="00304110"/>
    <w:rsid w:val="0030441C"/>
    <w:rsid w:val="00304715"/>
    <w:rsid w:val="0030478B"/>
    <w:rsid w:val="003049F6"/>
    <w:rsid w:val="00304A56"/>
    <w:rsid w:val="00304E3C"/>
    <w:rsid w:val="00304EC9"/>
    <w:rsid w:val="00304EE6"/>
    <w:rsid w:val="003050F6"/>
    <w:rsid w:val="0030525D"/>
    <w:rsid w:val="003053C6"/>
    <w:rsid w:val="00305556"/>
    <w:rsid w:val="003056DC"/>
    <w:rsid w:val="00305796"/>
    <w:rsid w:val="00305825"/>
    <w:rsid w:val="00305AE1"/>
    <w:rsid w:val="00305B42"/>
    <w:rsid w:val="00305CB2"/>
    <w:rsid w:val="00305CCF"/>
    <w:rsid w:val="00305EFB"/>
    <w:rsid w:val="00305F92"/>
    <w:rsid w:val="003061D9"/>
    <w:rsid w:val="00306529"/>
    <w:rsid w:val="003066C8"/>
    <w:rsid w:val="00306725"/>
    <w:rsid w:val="00306F7A"/>
    <w:rsid w:val="003070D0"/>
    <w:rsid w:val="003071CE"/>
    <w:rsid w:val="003072C4"/>
    <w:rsid w:val="003072FD"/>
    <w:rsid w:val="00307382"/>
    <w:rsid w:val="00307799"/>
    <w:rsid w:val="003078A5"/>
    <w:rsid w:val="003079B5"/>
    <w:rsid w:val="00307A08"/>
    <w:rsid w:val="00310126"/>
    <w:rsid w:val="003103D0"/>
    <w:rsid w:val="003103D6"/>
    <w:rsid w:val="00310AB8"/>
    <w:rsid w:val="00310FE2"/>
    <w:rsid w:val="00311297"/>
    <w:rsid w:val="00311397"/>
    <w:rsid w:val="003118C0"/>
    <w:rsid w:val="00311905"/>
    <w:rsid w:val="00311908"/>
    <w:rsid w:val="00311B24"/>
    <w:rsid w:val="00311B9A"/>
    <w:rsid w:val="0031259E"/>
    <w:rsid w:val="003126E5"/>
    <w:rsid w:val="003126FD"/>
    <w:rsid w:val="00312737"/>
    <w:rsid w:val="00312B88"/>
    <w:rsid w:val="00312C51"/>
    <w:rsid w:val="00312D60"/>
    <w:rsid w:val="00312DAD"/>
    <w:rsid w:val="0031300A"/>
    <w:rsid w:val="0031391F"/>
    <w:rsid w:val="00313BAA"/>
    <w:rsid w:val="00313E56"/>
    <w:rsid w:val="00314034"/>
    <w:rsid w:val="003140FF"/>
    <w:rsid w:val="003142B5"/>
    <w:rsid w:val="00314383"/>
    <w:rsid w:val="00314613"/>
    <w:rsid w:val="003148A6"/>
    <w:rsid w:val="00314BA7"/>
    <w:rsid w:val="00314BE0"/>
    <w:rsid w:val="00314E1E"/>
    <w:rsid w:val="00314F56"/>
    <w:rsid w:val="00314FDD"/>
    <w:rsid w:val="0031507E"/>
    <w:rsid w:val="00315365"/>
    <w:rsid w:val="0031561C"/>
    <w:rsid w:val="00315AC8"/>
    <w:rsid w:val="00315CDC"/>
    <w:rsid w:val="00315E9F"/>
    <w:rsid w:val="00315EA5"/>
    <w:rsid w:val="00316007"/>
    <w:rsid w:val="00316B7D"/>
    <w:rsid w:val="00316E95"/>
    <w:rsid w:val="0031733A"/>
    <w:rsid w:val="0031743A"/>
    <w:rsid w:val="00317464"/>
    <w:rsid w:val="003175A9"/>
    <w:rsid w:val="00317662"/>
    <w:rsid w:val="00317896"/>
    <w:rsid w:val="00317B28"/>
    <w:rsid w:val="00317DF9"/>
    <w:rsid w:val="00317E07"/>
    <w:rsid w:val="00320076"/>
    <w:rsid w:val="003200CF"/>
    <w:rsid w:val="0032037A"/>
    <w:rsid w:val="00320415"/>
    <w:rsid w:val="00320460"/>
    <w:rsid w:val="00320546"/>
    <w:rsid w:val="003205A2"/>
    <w:rsid w:val="00320668"/>
    <w:rsid w:val="003206B3"/>
    <w:rsid w:val="00320752"/>
    <w:rsid w:val="003207C1"/>
    <w:rsid w:val="00320837"/>
    <w:rsid w:val="00320A63"/>
    <w:rsid w:val="00320B39"/>
    <w:rsid w:val="00320F1B"/>
    <w:rsid w:val="00320F45"/>
    <w:rsid w:val="00320F49"/>
    <w:rsid w:val="00320F64"/>
    <w:rsid w:val="003210B5"/>
    <w:rsid w:val="00321369"/>
    <w:rsid w:val="003213DD"/>
    <w:rsid w:val="003214B3"/>
    <w:rsid w:val="00321B6F"/>
    <w:rsid w:val="00321C14"/>
    <w:rsid w:val="00321CA6"/>
    <w:rsid w:val="00321CEF"/>
    <w:rsid w:val="0032201B"/>
    <w:rsid w:val="00322114"/>
    <w:rsid w:val="003221D9"/>
    <w:rsid w:val="00322382"/>
    <w:rsid w:val="00322449"/>
    <w:rsid w:val="00322540"/>
    <w:rsid w:val="00322557"/>
    <w:rsid w:val="00322FA6"/>
    <w:rsid w:val="0032348F"/>
    <w:rsid w:val="00323EB9"/>
    <w:rsid w:val="00323F78"/>
    <w:rsid w:val="00323FFA"/>
    <w:rsid w:val="003241F2"/>
    <w:rsid w:val="003245DE"/>
    <w:rsid w:val="0032465C"/>
    <w:rsid w:val="00324756"/>
    <w:rsid w:val="00324BCB"/>
    <w:rsid w:val="00324C43"/>
    <w:rsid w:val="0032503F"/>
    <w:rsid w:val="003250E4"/>
    <w:rsid w:val="00325142"/>
    <w:rsid w:val="0032551A"/>
    <w:rsid w:val="00325649"/>
    <w:rsid w:val="003256FA"/>
    <w:rsid w:val="00325A9B"/>
    <w:rsid w:val="00325B5C"/>
    <w:rsid w:val="00325B5E"/>
    <w:rsid w:val="00326121"/>
    <w:rsid w:val="0032618C"/>
    <w:rsid w:val="00326632"/>
    <w:rsid w:val="003266A0"/>
    <w:rsid w:val="00326DA0"/>
    <w:rsid w:val="0032712A"/>
    <w:rsid w:val="00327171"/>
    <w:rsid w:val="003271C6"/>
    <w:rsid w:val="003274B6"/>
    <w:rsid w:val="00327726"/>
    <w:rsid w:val="00327933"/>
    <w:rsid w:val="00327D7C"/>
    <w:rsid w:val="00327EBB"/>
    <w:rsid w:val="00327FED"/>
    <w:rsid w:val="003300B1"/>
    <w:rsid w:val="003300FE"/>
    <w:rsid w:val="003301E4"/>
    <w:rsid w:val="00330DAD"/>
    <w:rsid w:val="00330E4F"/>
    <w:rsid w:val="0033110D"/>
    <w:rsid w:val="0033111C"/>
    <w:rsid w:val="00331319"/>
    <w:rsid w:val="0033171A"/>
    <w:rsid w:val="003317BC"/>
    <w:rsid w:val="00331A63"/>
    <w:rsid w:val="00331A78"/>
    <w:rsid w:val="00331AD6"/>
    <w:rsid w:val="00331B39"/>
    <w:rsid w:val="00331EB0"/>
    <w:rsid w:val="00331F94"/>
    <w:rsid w:val="0033207E"/>
    <w:rsid w:val="0033217A"/>
    <w:rsid w:val="0033239E"/>
    <w:rsid w:val="003324CE"/>
    <w:rsid w:val="00332D7D"/>
    <w:rsid w:val="00332E5C"/>
    <w:rsid w:val="0033302C"/>
    <w:rsid w:val="003333DF"/>
    <w:rsid w:val="003333F4"/>
    <w:rsid w:val="003335A9"/>
    <w:rsid w:val="00333AAF"/>
    <w:rsid w:val="00333BC7"/>
    <w:rsid w:val="00333CFE"/>
    <w:rsid w:val="00333E24"/>
    <w:rsid w:val="003347B2"/>
    <w:rsid w:val="0033489E"/>
    <w:rsid w:val="00334971"/>
    <w:rsid w:val="00334A58"/>
    <w:rsid w:val="00334B60"/>
    <w:rsid w:val="00334D74"/>
    <w:rsid w:val="00334FBC"/>
    <w:rsid w:val="00335066"/>
    <w:rsid w:val="003351D0"/>
    <w:rsid w:val="003353AC"/>
    <w:rsid w:val="003359CC"/>
    <w:rsid w:val="00335F9A"/>
    <w:rsid w:val="00336207"/>
    <w:rsid w:val="003364E5"/>
    <w:rsid w:val="00336615"/>
    <w:rsid w:val="00336853"/>
    <w:rsid w:val="003369D4"/>
    <w:rsid w:val="00336AD6"/>
    <w:rsid w:val="00336B01"/>
    <w:rsid w:val="00336B4D"/>
    <w:rsid w:val="00336C54"/>
    <w:rsid w:val="00336CEE"/>
    <w:rsid w:val="00336E38"/>
    <w:rsid w:val="00336E6F"/>
    <w:rsid w:val="00336E71"/>
    <w:rsid w:val="0033724F"/>
    <w:rsid w:val="0033741F"/>
    <w:rsid w:val="00337630"/>
    <w:rsid w:val="00337649"/>
    <w:rsid w:val="003378DA"/>
    <w:rsid w:val="00337C47"/>
    <w:rsid w:val="00337EDC"/>
    <w:rsid w:val="00340163"/>
    <w:rsid w:val="003402EC"/>
    <w:rsid w:val="003404D5"/>
    <w:rsid w:val="003404DB"/>
    <w:rsid w:val="0034054E"/>
    <w:rsid w:val="0034086C"/>
    <w:rsid w:val="00340E45"/>
    <w:rsid w:val="00340E9E"/>
    <w:rsid w:val="00340FBD"/>
    <w:rsid w:val="00341017"/>
    <w:rsid w:val="0034112B"/>
    <w:rsid w:val="0034125A"/>
    <w:rsid w:val="0034138F"/>
    <w:rsid w:val="00342281"/>
    <w:rsid w:val="003425F4"/>
    <w:rsid w:val="00342EA6"/>
    <w:rsid w:val="00342FC3"/>
    <w:rsid w:val="003431CC"/>
    <w:rsid w:val="003433DC"/>
    <w:rsid w:val="003437A7"/>
    <w:rsid w:val="003438F7"/>
    <w:rsid w:val="00343AE3"/>
    <w:rsid w:val="00343C21"/>
    <w:rsid w:val="00343D19"/>
    <w:rsid w:val="00343DB2"/>
    <w:rsid w:val="00343ED0"/>
    <w:rsid w:val="003441E5"/>
    <w:rsid w:val="00344342"/>
    <w:rsid w:val="00344511"/>
    <w:rsid w:val="00344714"/>
    <w:rsid w:val="003449B8"/>
    <w:rsid w:val="00344AF3"/>
    <w:rsid w:val="00344BBB"/>
    <w:rsid w:val="00344D2C"/>
    <w:rsid w:val="0034500F"/>
    <w:rsid w:val="00345283"/>
    <w:rsid w:val="0034533F"/>
    <w:rsid w:val="00345383"/>
    <w:rsid w:val="00345406"/>
    <w:rsid w:val="003457B4"/>
    <w:rsid w:val="00345867"/>
    <w:rsid w:val="003463A9"/>
    <w:rsid w:val="00346675"/>
    <w:rsid w:val="00346869"/>
    <w:rsid w:val="00346A68"/>
    <w:rsid w:val="00346E13"/>
    <w:rsid w:val="00346E17"/>
    <w:rsid w:val="00346F2F"/>
    <w:rsid w:val="0034713C"/>
    <w:rsid w:val="00347553"/>
    <w:rsid w:val="00347760"/>
    <w:rsid w:val="00347E87"/>
    <w:rsid w:val="00347F80"/>
    <w:rsid w:val="003500FD"/>
    <w:rsid w:val="0035011B"/>
    <w:rsid w:val="00350AF0"/>
    <w:rsid w:val="00350D65"/>
    <w:rsid w:val="00350E4B"/>
    <w:rsid w:val="0035112F"/>
    <w:rsid w:val="00351505"/>
    <w:rsid w:val="00351607"/>
    <w:rsid w:val="00351800"/>
    <w:rsid w:val="0035186B"/>
    <w:rsid w:val="003518F6"/>
    <w:rsid w:val="00351966"/>
    <w:rsid w:val="00351980"/>
    <w:rsid w:val="00351C91"/>
    <w:rsid w:val="00351D50"/>
    <w:rsid w:val="00351DD0"/>
    <w:rsid w:val="00351EC5"/>
    <w:rsid w:val="00351EF0"/>
    <w:rsid w:val="0035202E"/>
    <w:rsid w:val="0035213A"/>
    <w:rsid w:val="00352559"/>
    <w:rsid w:val="0035257B"/>
    <w:rsid w:val="00352A22"/>
    <w:rsid w:val="00352A87"/>
    <w:rsid w:val="00352B16"/>
    <w:rsid w:val="00352BF6"/>
    <w:rsid w:val="00352C83"/>
    <w:rsid w:val="00352CC7"/>
    <w:rsid w:val="00352E61"/>
    <w:rsid w:val="003530CC"/>
    <w:rsid w:val="00353416"/>
    <w:rsid w:val="003534B7"/>
    <w:rsid w:val="00353543"/>
    <w:rsid w:val="00353564"/>
    <w:rsid w:val="0035359E"/>
    <w:rsid w:val="00353608"/>
    <w:rsid w:val="00353983"/>
    <w:rsid w:val="00353AD0"/>
    <w:rsid w:val="00353B6C"/>
    <w:rsid w:val="00353BAE"/>
    <w:rsid w:val="00353E76"/>
    <w:rsid w:val="00353F2F"/>
    <w:rsid w:val="0035419A"/>
    <w:rsid w:val="00354201"/>
    <w:rsid w:val="0035435B"/>
    <w:rsid w:val="0035482A"/>
    <w:rsid w:val="00354D62"/>
    <w:rsid w:val="00354D65"/>
    <w:rsid w:val="00354E3A"/>
    <w:rsid w:val="00355158"/>
    <w:rsid w:val="003552C5"/>
    <w:rsid w:val="003553EC"/>
    <w:rsid w:val="003553FF"/>
    <w:rsid w:val="003557D5"/>
    <w:rsid w:val="00355856"/>
    <w:rsid w:val="0035597E"/>
    <w:rsid w:val="00355C22"/>
    <w:rsid w:val="00355C38"/>
    <w:rsid w:val="00355D81"/>
    <w:rsid w:val="0035600F"/>
    <w:rsid w:val="00356012"/>
    <w:rsid w:val="003560AA"/>
    <w:rsid w:val="00356192"/>
    <w:rsid w:val="00356AA8"/>
    <w:rsid w:val="00356B3F"/>
    <w:rsid w:val="00356C19"/>
    <w:rsid w:val="00356F29"/>
    <w:rsid w:val="00356F49"/>
    <w:rsid w:val="0035715D"/>
    <w:rsid w:val="003572CA"/>
    <w:rsid w:val="0035736D"/>
    <w:rsid w:val="00357485"/>
    <w:rsid w:val="003575C5"/>
    <w:rsid w:val="00357618"/>
    <w:rsid w:val="003576A6"/>
    <w:rsid w:val="00357731"/>
    <w:rsid w:val="00357785"/>
    <w:rsid w:val="00357A15"/>
    <w:rsid w:val="00357B4F"/>
    <w:rsid w:val="00357E96"/>
    <w:rsid w:val="00357F99"/>
    <w:rsid w:val="00357FAA"/>
    <w:rsid w:val="00357FB2"/>
    <w:rsid w:val="00357FEF"/>
    <w:rsid w:val="003601CE"/>
    <w:rsid w:val="0036027A"/>
    <w:rsid w:val="003602CE"/>
    <w:rsid w:val="00360590"/>
    <w:rsid w:val="00360993"/>
    <w:rsid w:val="00360CDE"/>
    <w:rsid w:val="00360D35"/>
    <w:rsid w:val="003614A1"/>
    <w:rsid w:val="0036158C"/>
    <w:rsid w:val="00361613"/>
    <w:rsid w:val="00361E02"/>
    <w:rsid w:val="00361E05"/>
    <w:rsid w:val="00361ED4"/>
    <w:rsid w:val="00362002"/>
    <w:rsid w:val="00362019"/>
    <w:rsid w:val="00362139"/>
    <w:rsid w:val="0036231F"/>
    <w:rsid w:val="003623D9"/>
    <w:rsid w:val="003623E9"/>
    <w:rsid w:val="00362437"/>
    <w:rsid w:val="003625CF"/>
    <w:rsid w:val="003626B1"/>
    <w:rsid w:val="00362F5F"/>
    <w:rsid w:val="00363371"/>
    <w:rsid w:val="003634D3"/>
    <w:rsid w:val="00363797"/>
    <w:rsid w:val="003638AF"/>
    <w:rsid w:val="003638DC"/>
    <w:rsid w:val="00363DAD"/>
    <w:rsid w:val="00363DEE"/>
    <w:rsid w:val="00363E3C"/>
    <w:rsid w:val="00363E93"/>
    <w:rsid w:val="00363FAF"/>
    <w:rsid w:val="0036405F"/>
    <w:rsid w:val="00364400"/>
    <w:rsid w:val="0036445A"/>
    <w:rsid w:val="0036474B"/>
    <w:rsid w:val="003648A6"/>
    <w:rsid w:val="00364AA9"/>
    <w:rsid w:val="00364B8F"/>
    <w:rsid w:val="00364C95"/>
    <w:rsid w:val="00364DC0"/>
    <w:rsid w:val="00364E57"/>
    <w:rsid w:val="003650C2"/>
    <w:rsid w:val="00365521"/>
    <w:rsid w:val="0036571B"/>
    <w:rsid w:val="00365CC1"/>
    <w:rsid w:val="00366F08"/>
    <w:rsid w:val="00366FF7"/>
    <w:rsid w:val="0036760A"/>
    <w:rsid w:val="003677FB"/>
    <w:rsid w:val="003679EB"/>
    <w:rsid w:val="00367C23"/>
    <w:rsid w:val="00367C2F"/>
    <w:rsid w:val="00367C5B"/>
    <w:rsid w:val="00367DD6"/>
    <w:rsid w:val="0037028F"/>
    <w:rsid w:val="0037050E"/>
    <w:rsid w:val="0037061F"/>
    <w:rsid w:val="003706F4"/>
    <w:rsid w:val="00370C5D"/>
    <w:rsid w:val="00370CF3"/>
    <w:rsid w:val="00370E2E"/>
    <w:rsid w:val="003715D2"/>
    <w:rsid w:val="003715E8"/>
    <w:rsid w:val="00371920"/>
    <w:rsid w:val="00371B18"/>
    <w:rsid w:val="00371BC2"/>
    <w:rsid w:val="00371CE1"/>
    <w:rsid w:val="00371D1B"/>
    <w:rsid w:val="00371E91"/>
    <w:rsid w:val="00371ECF"/>
    <w:rsid w:val="0037244D"/>
    <w:rsid w:val="003724E1"/>
    <w:rsid w:val="00372687"/>
    <w:rsid w:val="003726E2"/>
    <w:rsid w:val="00372CEA"/>
    <w:rsid w:val="003731A3"/>
    <w:rsid w:val="003732AB"/>
    <w:rsid w:val="003732B7"/>
    <w:rsid w:val="003738EC"/>
    <w:rsid w:val="00373BBE"/>
    <w:rsid w:val="00373DA3"/>
    <w:rsid w:val="00373F63"/>
    <w:rsid w:val="003742D0"/>
    <w:rsid w:val="00374539"/>
    <w:rsid w:val="0037457C"/>
    <w:rsid w:val="00374A00"/>
    <w:rsid w:val="00374A90"/>
    <w:rsid w:val="00374CB2"/>
    <w:rsid w:val="00374D62"/>
    <w:rsid w:val="00374F15"/>
    <w:rsid w:val="00374F7E"/>
    <w:rsid w:val="00374FD1"/>
    <w:rsid w:val="00375127"/>
    <w:rsid w:val="003755B4"/>
    <w:rsid w:val="003757C3"/>
    <w:rsid w:val="00375880"/>
    <w:rsid w:val="00375B54"/>
    <w:rsid w:val="003764B3"/>
    <w:rsid w:val="003768A3"/>
    <w:rsid w:val="00376A73"/>
    <w:rsid w:val="00376CEC"/>
    <w:rsid w:val="00376D82"/>
    <w:rsid w:val="00376DC0"/>
    <w:rsid w:val="00377117"/>
    <w:rsid w:val="0037713F"/>
    <w:rsid w:val="0037716D"/>
    <w:rsid w:val="003772B4"/>
    <w:rsid w:val="003773CB"/>
    <w:rsid w:val="003774A5"/>
    <w:rsid w:val="00377748"/>
    <w:rsid w:val="00377816"/>
    <w:rsid w:val="0037796D"/>
    <w:rsid w:val="00377A1F"/>
    <w:rsid w:val="00377BC8"/>
    <w:rsid w:val="00377D9F"/>
    <w:rsid w:val="00380001"/>
    <w:rsid w:val="00380048"/>
    <w:rsid w:val="003803B4"/>
    <w:rsid w:val="003803D4"/>
    <w:rsid w:val="0038047A"/>
    <w:rsid w:val="003804A0"/>
    <w:rsid w:val="003805B9"/>
    <w:rsid w:val="00380A28"/>
    <w:rsid w:val="00380B24"/>
    <w:rsid w:val="00380C02"/>
    <w:rsid w:val="003810D0"/>
    <w:rsid w:val="0038143A"/>
    <w:rsid w:val="003814CE"/>
    <w:rsid w:val="0038177F"/>
    <w:rsid w:val="00381A4B"/>
    <w:rsid w:val="00381A51"/>
    <w:rsid w:val="00381BD2"/>
    <w:rsid w:val="00381CD0"/>
    <w:rsid w:val="0038200F"/>
    <w:rsid w:val="00382779"/>
    <w:rsid w:val="003829F4"/>
    <w:rsid w:val="00383170"/>
    <w:rsid w:val="00383249"/>
    <w:rsid w:val="003832E0"/>
    <w:rsid w:val="00383391"/>
    <w:rsid w:val="003833C5"/>
    <w:rsid w:val="003835C7"/>
    <w:rsid w:val="0038378F"/>
    <w:rsid w:val="003837B5"/>
    <w:rsid w:val="0038393C"/>
    <w:rsid w:val="0038398A"/>
    <w:rsid w:val="00383B19"/>
    <w:rsid w:val="003842B3"/>
    <w:rsid w:val="0038443F"/>
    <w:rsid w:val="00384879"/>
    <w:rsid w:val="00384B34"/>
    <w:rsid w:val="00384C99"/>
    <w:rsid w:val="00384F0E"/>
    <w:rsid w:val="003853AC"/>
    <w:rsid w:val="0038561C"/>
    <w:rsid w:val="0038578D"/>
    <w:rsid w:val="00385C5D"/>
    <w:rsid w:val="00385EFF"/>
    <w:rsid w:val="0038608A"/>
    <w:rsid w:val="003861C8"/>
    <w:rsid w:val="00386207"/>
    <w:rsid w:val="003864D2"/>
    <w:rsid w:val="003869F3"/>
    <w:rsid w:val="00386DAF"/>
    <w:rsid w:val="00387467"/>
    <w:rsid w:val="003874FA"/>
    <w:rsid w:val="00387621"/>
    <w:rsid w:val="0038797C"/>
    <w:rsid w:val="00387D2B"/>
    <w:rsid w:val="003900BB"/>
    <w:rsid w:val="003902FD"/>
    <w:rsid w:val="0039095B"/>
    <w:rsid w:val="00390CC5"/>
    <w:rsid w:val="00390F33"/>
    <w:rsid w:val="003911C1"/>
    <w:rsid w:val="00391361"/>
    <w:rsid w:val="00391576"/>
    <w:rsid w:val="003916A7"/>
    <w:rsid w:val="003918E2"/>
    <w:rsid w:val="003919E6"/>
    <w:rsid w:val="00391D94"/>
    <w:rsid w:val="00391E97"/>
    <w:rsid w:val="00391F85"/>
    <w:rsid w:val="003922C5"/>
    <w:rsid w:val="003923F4"/>
    <w:rsid w:val="003924B7"/>
    <w:rsid w:val="00392634"/>
    <w:rsid w:val="003926D9"/>
    <w:rsid w:val="00392B44"/>
    <w:rsid w:val="00392CD9"/>
    <w:rsid w:val="00393205"/>
    <w:rsid w:val="003932DC"/>
    <w:rsid w:val="0039349A"/>
    <w:rsid w:val="003939CD"/>
    <w:rsid w:val="00393EC5"/>
    <w:rsid w:val="0039448C"/>
    <w:rsid w:val="00394506"/>
    <w:rsid w:val="003945B7"/>
    <w:rsid w:val="00394937"/>
    <w:rsid w:val="0039495A"/>
    <w:rsid w:val="003949AF"/>
    <w:rsid w:val="00394AEF"/>
    <w:rsid w:val="00394B90"/>
    <w:rsid w:val="00394CF1"/>
    <w:rsid w:val="00394E32"/>
    <w:rsid w:val="00394F9D"/>
    <w:rsid w:val="0039515D"/>
    <w:rsid w:val="00395358"/>
    <w:rsid w:val="00395478"/>
    <w:rsid w:val="00395725"/>
    <w:rsid w:val="00395735"/>
    <w:rsid w:val="00395771"/>
    <w:rsid w:val="00395A19"/>
    <w:rsid w:val="00395C65"/>
    <w:rsid w:val="00395D0C"/>
    <w:rsid w:val="003960F5"/>
    <w:rsid w:val="00396166"/>
    <w:rsid w:val="00396762"/>
    <w:rsid w:val="00396849"/>
    <w:rsid w:val="00396D88"/>
    <w:rsid w:val="00396D91"/>
    <w:rsid w:val="00396FDD"/>
    <w:rsid w:val="0039723C"/>
    <w:rsid w:val="00397909"/>
    <w:rsid w:val="003979D8"/>
    <w:rsid w:val="00397A9E"/>
    <w:rsid w:val="003A0072"/>
    <w:rsid w:val="003A01D9"/>
    <w:rsid w:val="003A04B6"/>
    <w:rsid w:val="003A050F"/>
    <w:rsid w:val="003A0614"/>
    <w:rsid w:val="003A0756"/>
    <w:rsid w:val="003A0843"/>
    <w:rsid w:val="003A0AF9"/>
    <w:rsid w:val="003A0C70"/>
    <w:rsid w:val="003A0CC2"/>
    <w:rsid w:val="003A0D92"/>
    <w:rsid w:val="003A0E6E"/>
    <w:rsid w:val="003A0FA0"/>
    <w:rsid w:val="003A0FDD"/>
    <w:rsid w:val="003A10D2"/>
    <w:rsid w:val="003A130C"/>
    <w:rsid w:val="003A139C"/>
    <w:rsid w:val="003A198B"/>
    <w:rsid w:val="003A1AC2"/>
    <w:rsid w:val="003A1B72"/>
    <w:rsid w:val="003A1D74"/>
    <w:rsid w:val="003A1EFB"/>
    <w:rsid w:val="003A20E5"/>
    <w:rsid w:val="003A243F"/>
    <w:rsid w:val="003A261D"/>
    <w:rsid w:val="003A29A5"/>
    <w:rsid w:val="003A2E41"/>
    <w:rsid w:val="003A317B"/>
    <w:rsid w:val="003A3246"/>
    <w:rsid w:val="003A3806"/>
    <w:rsid w:val="003A3A06"/>
    <w:rsid w:val="003A3B79"/>
    <w:rsid w:val="003A3C8D"/>
    <w:rsid w:val="003A3D45"/>
    <w:rsid w:val="003A4041"/>
    <w:rsid w:val="003A41CE"/>
    <w:rsid w:val="003A48AC"/>
    <w:rsid w:val="003A48C3"/>
    <w:rsid w:val="003A4B67"/>
    <w:rsid w:val="003A50B6"/>
    <w:rsid w:val="003A5240"/>
    <w:rsid w:val="003A52B8"/>
    <w:rsid w:val="003A55D7"/>
    <w:rsid w:val="003A604E"/>
    <w:rsid w:val="003A62F7"/>
    <w:rsid w:val="003A6415"/>
    <w:rsid w:val="003A65A5"/>
    <w:rsid w:val="003A6987"/>
    <w:rsid w:val="003A6A9B"/>
    <w:rsid w:val="003A70E8"/>
    <w:rsid w:val="003A7355"/>
    <w:rsid w:val="003A7619"/>
    <w:rsid w:val="003A7A8B"/>
    <w:rsid w:val="003A7AA5"/>
    <w:rsid w:val="003A7C9C"/>
    <w:rsid w:val="003A7D53"/>
    <w:rsid w:val="003A7F35"/>
    <w:rsid w:val="003A7FA8"/>
    <w:rsid w:val="003B003A"/>
    <w:rsid w:val="003B00A9"/>
    <w:rsid w:val="003B038C"/>
    <w:rsid w:val="003B0396"/>
    <w:rsid w:val="003B08BD"/>
    <w:rsid w:val="003B10B9"/>
    <w:rsid w:val="003B1360"/>
    <w:rsid w:val="003B1493"/>
    <w:rsid w:val="003B17AE"/>
    <w:rsid w:val="003B1868"/>
    <w:rsid w:val="003B1AC1"/>
    <w:rsid w:val="003B1ADF"/>
    <w:rsid w:val="003B1E93"/>
    <w:rsid w:val="003B2227"/>
    <w:rsid w:val="003B2580"/>
    <w:rsid w:val="003B2B0A"/>
    <w:rsid w:val="003B2EA8"/>
    <w:rsid w:val="003B2FB5"/>
    <w:rsid w:val="003B3146"/>
    <w:rsid w:val="003B335A"/>
    <w:rsid w:val="003B346F"/>
    <w:rsid w:val="003B35D8"/>
    <w:rsid w:val="003B3EFF"/>
    <w:rsid w:val="003B3F11"/>
    <w:rsid w:val="003B3F9F"/>
    <w:rsid w:val="003B40B2"/>
    <w:rsid w:val="003B4638"/>
    <w:rsid w:val="003B477F"/>
    <w:rsid w:val="003B4840"/>
    <w:rsid w:val="003B49B5"/>
    <w:rsid w:val="003B4BBB"/>
    <w:rsid w:val="003B4CD7"/>
    <w:rsid w:val="003B4E96"/>
    <w:rsid w:val="003B51F7"/>
    <w:rsid w:val="003B5227"/>
    <w:rsid w:val="003B52DF"/>
    <w:rsid w:val="003B533F"/>
    <w:rsid w:val="003B5407"/>
    <w:rsid w:val="003B56AD"/>
    <w:rsid w:val="003B58C6"/>
    <w:rsid w:val="003B59FE"/>
    <w:rsid w:val="003B5AD2"/>
    <w:rsid w:val="003B5C85"/>
    <w:rsid w:val="003B5E6F"/>
    <w:rsid w:val="003B619E"/>
    <w:rsid w:val="003B63E7"/>
    <w:rsid w:val="003B640A"/>
    <w:rsid w:val="003B6582"/>
    <w:rsid w:val="003B65EE"/>
    <w:rsid w:val="003B65FA"/>
    <w:rsid w:val="003B6839"/>
    <w:rsid w:val="003B693F"/>
    <w:rsid w:val="003B6BB8"/>
    <w:rsid w:val="003B7014"/>
    <w:rsid w:val="003B7071"/>
    <w:rsid w:val="003B70DD"/>
    <w:rsid w:val="003B71A8"/>
    <w:rsid w:val="003B7595"/>
    <w:rsid w:val="003B765A"/>
    <w:rsid w:val="003B77B9"/>
    <w:rsid w:val="003B7866"/>
    <w:rsid w:val="003B7885"/>
    <w:rsid w:val="003B78A9"/>
    <w:rsid w:val="003B7954"/>
    <w:rsid w:val="003B7B52"/>
    <w:rsid w:val="003B7B62"/>
    <w:rsid w:val="003B7B6B"/>
    <w:rsid w:val="003B7BAC"/>
    <w:rsid w:val="003B7C7F"/>
    <w:rsid w:val="003B7C97"/>
    <w:rsid w:val="003B7EC1"/>
    <w:rsid w:val="003B7F87"/>
    <w:rsid w:val="003C013B"/>
    <w:rsid w:val="003C01A9"/>
    <w:rsid w:val="003C0214"/>
    <w:rsid w:val="003C0346"/>
    <w:rsid w:val="003C063E"/>
    <w:rsid w:val="003C0848"/>
    <w:rsid w:val="003C0958"/>
    <w:rsid w:val="003C0A65"/>
    <w:rsid w:val="003C0F78"/>
    <w:rsid w:val="003C1673"/>
    <w:rsid w:val="003C16ED"/>
    <w:rsid w:val="003C19E7"/>
    <w:rsid w:val="003C228B"/>
    <w:rsid w:val="003C25F8"/>
    <w:rsid w:val="003C2716"/>
    <w:rsid w:val="003C2911"/>
    <w:rsid w:val="003C2916"/>
    <w:rsid w:val="003C2B89"/>
    <w:rsid w:val="003C2BAE"/>
    <w:rsid w:val="003C2C81"/>
    <w:rsid w:val="003C2F1D"/>
    <w:rsid w:val="003C370D"/>
    <w:rsid w:val="003C395B"/>
    <w:rsid w:val="003C3B83"/>
    <w:rsid w:val="003C3C8E"/>
    <w:rsid w:val="003C3F0B"/>
    <w:rsid w:val="003C3F78"/>
    <w:rsid w:val="003C40A2"/>
    <w:rsid w:val="003C418C"/>
    <w:rsid w:val="003C43B5"/>
    <w:rsid w:val="003C45A4"/>
    <w:rsid w:val="003C4755"/>
    <w:rsid w:val="003C4D69"/>
    <w:rsid w:val="003C5300"/>
    <w:rsid w:val="003C565F"/>
    <w:rsid w:val="003C5885"/>
    <w:rsid w:val="003C59F0"/>
    <w:rsid w:val="003C5AC0"/>
    <w:rsid w:val="003C6130"/>
    <w:rsid w:val="003C6472"/>
    <w:rsid w:val="003C65BD"/>
    <w:rsid w:val="003C687C"/>
    <w:rsid w:val="003C6888"/>
    <w:rsid w:val="003C6F06"/>
    <w:rsid w:val="003C74C5"/>
    <w:rsid w:val="003C7791"/>
    <w:rsid w:val="003C7AEE"/>
    <w:rsid w:val="003C7CBA"/>
    <w:rsid w:val="003D00E5"/>
    <w:rsid w:val="003D03B8"/>
    <w:rsid w:val="003D03DC"/>
    <w:rsid w:val="003D070A"/>
    <w:rsid w:val="003D08E8"/>
    <w:rsid w:val="003D0C1F"/>
    <w:rsid w:val="003D0D28"/>
    <w:rsid w:val="003D0EB8"/>
    <w:rsid w:val="003D0F88"/>
    <w:rsid w:val="003D0FAB"/>
    <w:rsid w:val="003D1175"/>
    <w:rsid w:val="003D120A"/>
    <w:rsid w:val="003D141E"/>
    <w:rsid w:val="003D171E"/>
    <w:rsid w:val="003D17E1"/>
    <w:rsid w:val="003D180B"/>
    <w:rsid w:val="003D19A9"/>
    <w:rsid w:val="003D22E8"/>
    <w:rsid w:val="003D2634"/>
    <w:rsid w:val="003D2762"/>
    <w:rsid w:val="003D2791"/>
    <w:rsid w:val="003D297E"/>
    <w:rsid w:val="003D29F2"/>
    <w:rsid w:val="003D2A10"/>
    <w:rsid w:val="003D2A39"/>
    <w:rsid w:val="003D2A69"/>
    <w:rsid w:val="003D2AA8"/>
    <w:rsid w:val="003D2D15"/>
    <w:rsid w:val="003D2DF9"/>
    <w:rsid w:val="003D2F40"/>
    <w:rsid w:val="003D308C"/>
    <w:rsid w:val="003D3372"/>
    <w:rsid w:val="003D33A6"/>
    <w:rsid w:val="003D3737"/>
    <w:rsid w:val="003D376D"/>
    <w:rsid w:val="003D3774"/>
    <w:rsid w:val="003D377D"/>
    <w:rsid w:val="003D37B9"/>
    <w:rsid w:val="003D40BB"/>
    <w:rsid w:val="003D42B8"/>
    <w:rsid w:val="003D4540"/>
    <w:rsid w:val="003D4614"/>
    <w:rsid w:val="003D46A5"/>
    <w:rsid w:val="003D4A71"/>
    <w:rsid w:val="003D4A81"/>
    <w:rsid w:val="003D4DFF"/>
    <w:rsid w:val="003D4F77"/>
    <w:rsid w:val="003D56A3"/>
    <w:rsid w:val="003D56F7"/>
    <w:rsid w:val="003D58BC"/>
    <w:rsid w:val="003D58F3"/>
    <w:rsid w:val="003D591A"/>
    <w:rsid w:val="003D597C"/>
    <w:rsid w:val="003D5ADD"/>
    <w:rsid w:val="003D5DAE"/>
    <w:rsid w:val="003D5F54"/>
    <w:rsid w:val="003D6C6B"/>
    <w:rsid w:val="003D6EC2"/>
    <w:rsid w:val="003D6FFE"/>
    <w:rsid w:val="003D74D5"/>
    <w:rsid w:val="003D78A1"/>
    <w:rsid w:val="003D7E2B"/>
    <w:rsid w:val="003D7E88"/>
    <w:rsid w:val="003E01C9"/>
    <w:rsid w:val="003E02BA"/>
    <w:rsid w:val="003E05DD"/>
    <w:rsid w:val="003E067F"/>
    <w:rsid w:val="003E0761"/>
    <w:rsid w:val="003E11FC"/>
    <w:rsid w:val="003E175B"/>
    <w:rsid w:val="003E189A"/>
    <w:rsid w:val="003E193A"/>
    <w:rsid w:val="003E1A11"/>
    <w:rsid w:val="003E2268"/>
    <w:rsid w:val="003E2805"/>
    <w:rsid w:val="003E2C79"/>
    <w:rsid w:val="003E2D6B"/>
    <w:rsid w:val="003E2E4C"/>
    <w:rsid w:val="003E3585"/>
    <w:rsid w:val="003E35E7"/>
    <w:rsid w:val="003E3698"/>
    <w:rsid w:val="003E371B"/>
    <w:rsid w:val="003E42A5"/>
    <w:rsid w:val="003E448B"/>
    <w:rsid w:val="003E4561"/>
    <w:rsid w:val="003E45A1"/>
    <w:rsid w:val="003E4693"/>
    <w:rsid w:val="003E4805"/>
    <w:rsid w:val="003E4909"/>
    <w:rsid w:val="003E4ACE"/>
    <w:rsid w:val="003E4BBA"/>
    <w:rsid w:val="003E4BC8"/>
    <w:rsid w:val="003E4C37"/>
    <w:rsid w:val="003E4FDB"/>
    <w:rsid w:val="003E50A3"/>
    <w:rsid w:val="003E5442"/>
    <w:rsid w:val="003E56DA"/>
    <w:rsid w:val="003E59B4"/>
    <w:rsid w:val="003E5A54"/>
    <w:rsid w:val="003E5DE5"/>
    <w:rsid w:val="003E6192"/>
    <w:rsid w:val="003E629F"/>
    <w:rsid w:val="003E6902"/>
    <w:rsid w:val="003E6931"/>
    <w:rsid w:val="003E6A2E"/>
    <w:rsid w:val="003E6B03"/>
    <w:rsid w:val="003E6DB8"/>
    <w:rsid w:val="003E7590"/>
    <w:rsid w:val="003E7751"/>
    <w:rsid w:val="003E77F0"/>
    <w:rsid w:val="003E7F8A"/>
    <w:rsid w:val="003F01BC"/>
    <w:rsid w:val="003F0543"/>
    <w:rsid w:val="003F11B4"/>
    <w:rsid w:val="003F1401"/>
    <w:rsid w:val="003F15E1"/>
    <w:rsid w:val="003F1940"/>
    <w:rsid w:val="003F1AC1"/>
    <w:rsid w:val="003F20ED"/>
    <w:rsid w:val="003F2296"/>
    <w:rsid w:val="003F251C"/>
    <w:rsid w:val="003F2ED7"/>
    <w:rsid w:val="003F30B1"/>
    <w:rsid w:val="003F30EE"/>
    <w:rsid w:val="003F32AD"/>
    <w:rsid w:val="003F3CC7"/>
    <w:rsid w:val="003F3CF0"/>
    <w:rsid w:val="003F3CF1"/>
    <w:rsid w:val="003F3E07"/>
    <w:rsid w:val="003F3E2D"/>
    <w:rsid w:val="003F3EB1"/>
    <w:rsid w:val="003F3FCB"/>
    <w:rsid w:val="003F4465"/>
    <w:rsid w:val="003F46B4"/>
    <w:rsid w:val="003F4759"/>
    <w:rsid w:val="003F4849"/>
    <w:rsid w:val="003F4B09"/>
    <w:rsid w:val="003F4C48"/>
    <w:rsid w:val="003F4E3D"/>
    <w:rsid w:val="003F4E70"/>
    <w:rsid w:val="003F4F24"/>
    <w:rsid w:val="003F4FE7"/>
    <w:rsid w:val="003F5002"/>
    <w:rsid w:val="003F506C"/>
    <w:rsid w:val="003F529F"/>
    <w:rsid w:val="003F542D"/>
    <w:rsid w:val="003F5773"/>
    <w:rsid w:val="003F5879"/>
    <w:rsid w:val="003F5999"/>
    <w:rsid w:val="003F5AC1"/>
    <w:rsid w:val="003F5D1E"/>
    <w:rsid w:val="003F61D5"/>
    <w:rsid w:val="003F61E3"/>
    <w:rsid w:val="003F640B"/>
    <w:rsid w:val="003F659F"/>
    <w:rsid w:val="003F65CF"/>
    <w:rsid w:val="003F71E5"/>
    <w:rsid w:val="003F7541"/>
    <w:rsid w:val="003F77FD"/>
    <w:rsid w:val="003F79FB"/>
    <w:rsid w:val="003F7A34"/>
    <w:rsid w:val="003F7D96"/>
    <w:rsid w:val="0040001C"/>
    <w:rsid w:val="0040007A"/>
    <w:rsid w:val="0040011C"/>
    <w:rsid w:val="00400185"/>
    <w:rsid w:val="00400694"/>
    <w:rsid w:val="0040091E"/>
    <w:rsid w:val="00400F56"/>
    <w:rsid w:val="004011EC"/>
    <w:rsid w:val="00401222"/>
    <w:rsid w:val="004012B4"/>
    <w:rsid w:val="00401824"/>
    <w:rsid w:val="0040191B"/>
    <w:rsid w:val="00401C48"/>
    <w:rsid w:val="00401C85"/>
    <w:rsid w:val="00401D3A"/>
    <w:rsid w:val="00401DB2"/>
    <w:rsid w:val="0040219D"/>
    <w:rsid w:val="004021E4"/>
    <w:rsid w:val="00402CCE"/>
    <w:rsid w:val="00402F86"/>
    <w:rsid w:val="0040303F"/>
    <w:rsid w:val="00403158"/>
    <w:rsid w:val="00403468"/>
    <w:rsid w:val="00403669"/>
    <w:rsid w:val="004037DA"/>
    <w:rsid w:val="00403B9B"/>
    <w:rsid w:val="00404277"/>
    <w:rsid w:val="00404539"/>
    <w:rsid w:val="004047E0"/>
    <w:rsid w:val="00404A7B"/>
    <w:rsid w:val="00404F05"/>
    <w:rsid w:val="00404F15"/>
    <w:rsid w:val="00404F1F"/>
    <w:rsid w:val="00405178"/>
    <w:rsid w:val="004052E9"/>
    <w:rsid w:val="004054D1"/>
    <w:rsid w:val="004059D0"/>
    <w:rsid w:val="0040607A"/>
    <w:rsid w:val="004060A5"/>
    <w:rsid w:val="004060A9"/>
    <w:rsid w:val="00406559"/>
    <w:rsid w:val="00406574"/>
    <w:rsid w:val="0040674B"/>
    <w:rsid w:val="00406A2A"/>
    <w:rsid w:val="00406B88"/>
    <w:rsid w:val="00406B8D"/>
    <w:rsid w:val="00406E1F"/>
    <w:rsid w:val="00407354"/>
    <w:rsid w:val="004076DE"/>
    <w:rsid w:val="00407D16"/>
    <w:rsid w:val="004103C0"/>
    <w:rsid w:val="004104BF"/>
    <w:rsid w:val="00410886"/>
    <w:rsid w:val="00410C27"/>
    <w:rsid w:val="00410DE2"/>
    <w:rsid w:val="00410E22"/>
    <w:rsid w:val="0041100C"/>
    <w:rsid w:val="00411362"/>
    <w:rsid w:val="00411363"/>
    <w:rsid w:val="004116C2"/>
    <w:rsid w:val="0041186C"/>
    <w:rsid w:val="00411FC7"/>
    <w:rsid w:val="00412242"/>
    <w:rsid w:val="004129D1"/>
    <w:rsid w:val="00412D06"/>
    <w:rsid w:val="00412F45"/>
    <w:rsid w:val="0041310D"/>
    <w:rsid w:val="00413245"/>
    <w:rsid w:val="004134AA"/>
    <w:rsid w:val="00413601"/>
    <w:rsid w:val="004138B5"/>
    <w:rsid w:val="00413DF6"/>
    <w:rsid w:val="004140FD"/>
    <w:rsid w:val="004143B6"/>
    <w:rsid w:val="004146B1"/>
    <w:rsid w:val="004146DA"/>
    <w:rsid w:val="004147F0"/>
    <w:rsid w:val="00414B76"/>
    <w:rsid w:val="00414BC7"/>
    <w:rsid w:val="00414BE5"/>
    <w:rsid w:val="00414E55"/>
    <w:rsid w:val="00414F7A"/>
    <w:rsid w:val="0041534C"/>
    <w:rsid w:val="0041537A"/>
    <w:rsid w:val="00415553"/>
    <w:rsid w:val="00415960"/>
    <w:rsid w:val="00415AB9"/>
    <w:rsid w:val="00415D68"/>
    <w:rsid w:val="00416323"/>
    <w:rsid w:val="0041648E"/>
    <w:rsid w:val="004164F0"/>
    <w:rsid w:val="004165D7"/>
    <w:rsid w:val="0041668E"/>
    <w:rsid w:val="0041674A"/>
    <w:rsid w:val="00416BD2"/>
    <w:rsid w:val="00416C43"/>
    <w:rsid w:val="00416D46"/>
    <w:rsid w:val="00416EAE"/>
    <w:rsid w:val="00417082"/>
    <w:rsid w:val="004170DF"/>
    <w:rsid w:val="004172E8"/>
    <w:rsid w:val="00417705"/>
    <w:rsid w:val="00417739"/>
    <w:rsid w:val="0041775E"/>
    <w:rsid w:val="00417BE5"/>
    <w:rsid w:val="00417BFE"/>
    <w:rsid w:val="00417E64"/>
    <w:rsid w:val="00420008"/>
    <w:rsid w:val="004202F5"/>
    <w:rsid w:val="00420487"/>
    <w:rsid w:val="004208DC"/>
    <w:rsid w:val="00420A0C"/>
    <w:rsid w:val="00420B12"/>
    <w:rsid w:val="00420DF4"/>
    <w:rsid w:val="004214B6"/>
    <w:rsid w:val="004215DC"/>
    <w:rsid w:val="00421B08"/>
    <w:rsid w:val="00421B6E"/>
    <w:rsid w:val="00421CAC"/>
    <w:rsid w:val="00421CF6"/>
    <w:rsid w:val="00421E9A"/>
    <w:rsid w:val="00421EE3"/>
    <w:rsid w:val="00422096"/>
    <w:rsid w:val="00422102"/>
    <w:rsid w:val="0042251C"/>
    <w:rsid w:val="004227C4"/>
    <w:rsid w:val="00422D04"/>
    <w:rsid w:val="00422F28"/>
    <w:rsid w:val="00422FD7"/>
    <w:rsid w:val="004230C3"/>
    <w:rsid w:val="0042332D"/>
    <w:rsid w:val="00423334"/>
    <w:rsid w:val="00423452"/>
    <w:rsid w:val="0042347D"/>
    <w:rsid w:val="0042353D"/>
    <w:rsid w:val="00423C94"/>
    <w:rsid w:val="00423CA0"/>
    <w:rsid w:val="00423D23"/>
    <w:rsid w:val="00423D9D"/>
    <w:rsid w:val="00423EFD"/>
    <w:rsid w:val="004241F1"/>
    <w:rsid w:val="00424588"/>
    <w:rsid w:val="0042460B"/>
    <w:rsid w:val="0042498D"/>
    <w:rsid w:val="00424A1B"/>
    <w:rsid w:val="00424AAD"/>
    <w:rsid w:val="00424E06"/>
    <w:rsid w:val="004252DE"/>
    <w:rsid w:val="00425309"/>
    <w:rsid w:val="0042552D"/>
    <w:rsid w:val="0042564B"/>
    <w:rsid w:val="004257CC"/>
    <w:rsid w:val="004258A6"/>
    <w:rsid w:val="00425953"/>
    <w:rsid w:val="00425F0C"/>
    <w:rsid w:val="0042608C"/>
    <w:rsid w:val="004262C1"/>
    <w:rsid w:val="004262FD"/>
    <w:rsid w:val="00426395"/>
    <w:rsid w:val="0042644A"/>
    <w:rsid w:val="00426908"/>
    <w:rsid w:val="00426EB2"/>
    <w:rsid w:val="00426FE6"/>
    <w:rsid w:val="004271A8"/>
    <w:rsid w:val="004271B7"/>
    <w:rsid w:val="004273FE"/>
    <w:rsid w:val="00427562"/>
    <w:rsid w:val="004275C6"/>
    <w:rsid w:val="0042773F"/>
    <w:rsid w:val="004300B9"/>
    <w:rsid w:val="004304D2"/>
    <w:rsid w:val="004307E1"/>
    <w:rsid w:val="00430A03"/>
    <w:rsid w:val="00430D01"/>
    <w:rsid w:val="00430D31"/>
    <w:rsid w:val="00430DAD"/>
    <w:rsid w:val="00430EDE"/>
    <w:rsid w:val="004311D8"/>
    <w:rsid w:val="00431219"/>
    <w:rsid w:val="004314D9"/>
    <w:rsid w:val="0043188F"/>
    <w:rsid w:val="004318E7"/>
    <w:rsid w:val="00431994"/>
    <w:rsid w:val="00431BC1"/>
    <w:rsid w:val="00431CAB"/>
    <w:rsid w:val="004320DC"/>
    <w:rsid w:val="00432146"/>
    <w:rsid w:val="004321CD"/>
    <w:rsid w:val="00432273"/>
    <w:rsid w:val="0043240C"/>
    <w:rsid w:val="004326F2"/>
    <w:rsid w:val="00432A70"/>
    <w:rsid w:val="0043304A"/>
    <w:rsid w:val="00433330"/>
    <w:rsid w:val="00433359"/>
    <w:rsid w:val="00433763"/>
    <w:rsid w:val="00433C83"/>
    <w:rsid w:val="00433E00"/>
    <w:rsid w:val="00434A36"/>
    <w:rsid w:val="00434AF6"/>
    <w:rsid w:val="00434C8F"/>
    <w:rsid w:val="00434F67"/>
    <w:rsid w:val="0043528C"/>
    <w:rsid w:val="00435848"/>
    <w:rsid w:val="0043587B"/>
    <w:rsid w:val="00435AAF"/>
    <w:rsid w:val="00435ACB"/>
    <w:rsid w:val="00435B41"/>
    <w:rsid w:val="00435CAC"/>
    <w:rsid w:val="00435D40"/>
    <w:rsid w:val="00435EBD"/>
    <w:rsid w:val="00436072"/>
    <w:rsid w:val="00436092"/>
    <w:rsid w:val="00436D76"/>
    <w:rsid w:val="00436EF7"/>
    <w:rsid w:val="00437159"/>
    <w:rsid w:val="0043727A"/>
    <w:rsid w:val="00437320"/>
    <w:rsid w:val="0043732B"/>
    <w:rsid w:val="00437451"/>
    <w:rsid w:val="0043787D"/>
    <w:rsid w:val="004378DC"/>
    <w:rsid w:val="00437C0A"/>
    <w:rsid w:val="00437E74"/>
    <w:rsid w:val="004404C0"/>
    <w:rsid w:val="004404C2"/>
    <w:rsid w:val="00440787"/>
    <w:rsid w:val="004409DC"/>
    <w:rsid w:val="00440EAB"/>
    <w:rsid w:val="00441124"/>
    <w:rsid w:val="0044121D"/>
    <w:rsid w:val="00441320"/>
    <w:rsid w:val="0044143A"/>
    <w:rsid w:val="00441508"/>
    <w:rsid w:val="00441972"/>
    <w:rsid w:val="00441A32"/>
    <w:rsid w:val="00441BDC"/>
    <w:rsid w:val="00441E61"/>
    <w:rsid w:val="00441F9B"/>
    <w:rsid w:val="00442207"/>
    <w:rsid w:val="00442450"/>
    <w:rsid w:val="004424AB"/>
    <w:rsid w:val="0044253E"/>
    <w:rsid w:val="0044262F"/>
    <w:rsid w:val="0044289E"/>
    <w:rsid w:val="00442BAD"/>
    <w:rsid w:val="00442C9F"/>
    <w:rsid w:val="00443096"/>
    <w:rsid w:val="004432F3"/>
    <w:rsid w:val="004434F8"/>
    <w:rsid w:val="004435C2"/>
    <w:rsid w:val="00443960"/>
    <w:rsid w:val="00443A50"/>
    <w:rsid w:val="00443ADC"/>
    <w:rsid w:val="00443C4D"/>
    <w:rsid w:val="00443CAF"/>
    <w:rsid w:val="00443F29"/>
    <w:rsid w:val="004444A9"/>
    <w:rsid w:val="0044465F"/>
    <w:rsid w:val="004453BD"/>
    <w:rsid w:val="00445B68"/>
    <w:rsid w:val="00445C54"/>
    <w:rsid w:val="00445C5A"/>
    <w:rsid w:val="00445CAC"/>
    <w:rsid w:val="004462AE"/>
    <w:rsid w:val="00446B4B"/>
    <w:rsid w:val="00446CF9"/>
    <w:rsid w:val="00447036"/>
    <w:rsid w:val="004474E0"/>
    <w:rsid w:val="0044770F"/>
    <w:rsid w:val="00447EC7"/>
    <w:rsid w:val="00447F16"/>
    <w:rsid w:val="0045045F"/>
    <w:rsid w:val="004504FB"/>
    <w:rsid w:val="00450AD4"/>
    <w:rsid w:val="00450AE6"/>
    <w:rsid w:val="00450C6B"/>
    <w:rsid w:val="00450D00"/>
    <w:rsid w:val="00451E81"/>
    <w:rsid w:val="00452122"/>
    <w:rsid w:val="0045242F"/>
    <w:rsid w:val="00452A86"/>
    <w:rsid w:val="00452B98"/>
    <w:rsid w:val="00452C3F"/>
    <w:rsid w:val="00452E19"/>
    <w:rsid w:val="00452EAD"/>
    <w:rsid w:val="00452ED6"/>
    <w:rsid w:val="004534EE"/>
    <w:rsid w:val="0045364F"/>
    <w:rsid w:val="004538C4"/>
    <w:rsid w:val="00453958"/>
    <w:rsid w:val="00453FC9"/>
    <w:rsid w:val="00454320"/>
    <w:rsid w:val="004543AB"/>
    <w:rsid w:val="00454501"/>
    <w:rsid w:val="004548CD"/>
    <w:rsid w:val="0045499C"/>
    <w:rsid w:val="00454D05"/>
    <w:rsid w:val="00455248"/>
    <w:rsid w:val="004552E3"/>
    <w:rsid w:val="004552E7"/>
    <w:rsid w:val="00455629"/>
    <w:rsid w:val="004557B7"/>
    <w:rsid w:val="00455989"/>
    <w:rsid w:val="00455C38"/>
    <w:rsid w:val="00456081"/>
    <w:rsid w:val="004560E5"/>
    <w:rsid w:val="00456260"/>
    <w:rsid w:val="0045652A"/>
    <w:rsid w:val="0045658D"/>
    <w:rsid w:val="004566A6"/>
    <w:rsid w:val="004566F6"/>
    <w:rsid w:val="00456974"/>
    <w:rsid w:val="00456A79"/>
    <w:rsid w:val="00456B8A"/>
    <w:rsid w:val="00456DC3"/>
    <w:rsid w:val="004570AA"/>
    <w:rsid w:val="004570D8"/>
    <w:rsid w:val="00457483"/>
    <w:rsid w:val="004574C0"/>
    <w:rsid w:val="004575C8"/>
    <w:rsid w:val="00457A6C"/>
    <w:rsid w:val="00457B32"/>
    <w:rsid w:val="00457FBF"/>
    <w:rsid w:val="00457FF7"/>
    <w:rsid w:val="004601C3"/>
    <w:rsid w:val="004603CA"/>
    <w:rsid w:val="004603CB"/>
    <w:rsid w:val="00460601"/>
    <w:rsid w:val="00460621"/>
    <w:rsid w:val="0046091B"/>
    <w:rsid w:val="004609DF"/>
    <w:rsid w:val="00461002"/>
    <w:rsid w:val="00461069"/>
    <w:rsid w:val="0046133A"/>
    <w:rsid w:val="004615DD"/>
    <w:rsid w:val="004616E6"/>
    <w:rsid w:val="00461823"/>
    <w:rsid w:val="00461830"/>
    <w:rsid w:val="00461883"/>
    <w:rsid w:val="004618A8"/>
    <w:rsid w:val="00461AC3"/>
    <w:rsid w:val="00461BA0"/>
    <w:rsid w:val="00461ED9"/>
    <w:rsid w:val="00461EF9"/>
    <w:rsid w:val="00462057"/>
    <w:rsid w:val="004627E2"/>
    <w:rsid w:val="00462B7D"/>
    <w:rsid w:val="00462CFF"/>
    <w:rsid w:val="004631B5"/>
    <w:rsid w:val="00463248"/>
    <w:rsid w:val="00463320"/>
    <w:rsid w:val="00463370"/>
    <w:rsid w:val="00463D5F"/>
    <w:rsid w:val="004640B1"/>
    <w:rsid w:val="00464173"/>
    <w:rsid w:val="00464531"/>
    <w:rsid w:val="0046470D"/>
    <w:rsid w:val="00464EA2"/>
    <w:rsid w:val="00464F01"/>
    <w:rsid w:val="0046504D"/>
    <w:rsid w:val="004651B7"/>
    <w:rsid w:val="00465228"/>
    <w:rsid w:val="0046550F"/>
    <w:rsid w:val="00465552"/>
    <w:rsid w:val="0046559B"/>
    <w:rsid w:val="00465844"/>
    <w:rsid w:val="00465C85"/>
    <w:rsid w:val="00465F8B"/>
    <w:rsid w:val="0046603E"/>
    <w:rsid w:val="0046637F"/>
    <w:rsid w:val="00466616"/>
    <w:rsid w:val="004666A6"/>
    <w:rsid w:val="00466E1A"/>
    <w:rsid w:val="004672C8"/>
    <w:rsid w:val="004673C6"/>
    <w:rsid w:val="004674C8"/>
    <w:rsid w:val="00467763"/>
    <w:rsid w:val="00467986"/>
    <w:rsid w:val="00467CE7"/>
    <w:rsid w:val="00467D9B"/>
    <w:rsid w:val="00467F93"/>
    <w:rsid w:val="00470011"/>
    <w:rsid w:val="0047032F"/>
    <w:rsid w:val="00470562"/>
    <w:rsid w:val="004709D8"/>
    <w:rsid w:val="00470CE1"/>
    <w:rsid w:val="00470D89"/>
    <w:rsid w:val="00470E9D"/>
    <w:rsid w:val="0047108D"/>
    <w:rsid w:val="004717B1"/>
    <w:rsid w:val="0047194B"/>
    <w:rsid w:val="00471AC4"/>
    <w:rsid w:val="00471B35"/>
    <w:rsid w:val="00471C74"/>
    <w:rsid w:val="00471D21"/>
    <w:rsid w:val="00471D6C"/>
    <w:rsid w:val="00471E16"/>
    <w:rsid w:val="00471EE9"/>
    <w:rsid w:val="00471F50"/>
    <w:rsid w:val="004723AE"/>
    <w:rsid w:val="00472765"/>
    <w:rsid w:val="004729C9"/>
    <w:rsid w:val="004731AC"/>
    <w:rsid w:val="004731C5"/>
    <w:rsid w:val="004733BB"/>
    <w:rsid w:val="004734DF"/>
    <w:rsid w:val="004735C9"/>
    <w:rsid w:val="00473656"/>
    <w:rsid w:val="00473702"/>
    <w:rsid w:val="00473879"/>
    <w:rsid w:val="00473923"/>
    <w:rsid w:val="00473BC5"/>
    <w:rsid w:val="00473CBC"/>
    <w:rsid w:val="00473E5E"/>
    <w:rsid w:val="00473E8F"/>
    <w:rsid w:val="00473FDB"/>
    <w:rsid w:val="0047404D"/>
    <w:rsid w:val="004744D9"/>
    <w:rsid w:val="004745C4"/>
    <w:rsid w:val="004746D8"/>
    <w:rsid w:val="004747FD"/>
    <w:rsid w:val="00474AC8"/>
    <w:rsid w:val="00474AF9"/>
    <w:rsid w:val="00474BD1"/>
    <w:rsid w:val="00474D67"/>
    <w:rsid w:val="00475013"/>
    <w:rsid w:val="004752C9"/>
    <w:rsid w:val="00475598"/>
    <w:rsid w:val="00475992"/>
    <w:rsid w:val="00475B59"/>
    <w:rsid w:val="00475F02"/>
    <w:rsid w:val="00476046"/>
    <w:rsid w:val="004765E9"/>
    <w:rsid w:val="004769D4"/>
    <w:rsid w:val="00476EB4"/>
    <w:rsid w:val="00476F37"/>
    <w:rsid w:val="004778D8"/>
    <w:rsid w:val="00477AFE"/>
    <w:rsid w:val="00477C49"/>
    <w:rsid w:val="00477CFA"/>
    <w:rsid w:val="00477E9C"/>
    <w:rsid w:val="00477F02"/>
    <w:rsid w:val="00477F68"/>
    <w:rsid w:val="00477F6E"/>
    <w:rsid w:val="0048042A"/>
    <w:rsid w:val="0048049F"/>
    <w:rsid w:val="00480551"/>
    <w:rsid w:val="00480A9B"/>
    <w:rsid w:val="00481054"/>
    <w:rsid w:val="00481396"/>
    <w:rsid w:val="00481982"/>
    <w:rsid w:val="00481A22"/>
    <w:rsid w:val="00481A95"/>
    <w:rsid w:val="00481B1D"/>
    <w:rsid w:val="00481E66"/>
    <w:rsid w:val="00481E8A"/>
    <w:rsid w:val="00482237"/>
    <w:rsid w:val="0048269D"/>
    <w:rsid w:val="004827F0"/>
    <w:rsid w:val="004827F6"/>
    <w:rsid w:val="004828E4"/>
    <w:rsid w:val="00482BA0"/>
    <w:rsid w:val="00482F12"/>
    <w:rsid w:val="004831B9"/>
    <w:rsid w:val="004832E9"/>
    <w:rsid w:val="0048363D"/>
    <w:rsid w:val="004837DA"/>
    <w:rsid w:val="00483A4E"/>
    <w:rsid w:val="00483BEF"/>
    <w:rsid w:val="00484165"/>
    <w:rsid w:val="004841D4"/>
    <w:rsid w:val="0048439F"/>
    <w:rsid w:val="00484D15"/>
    <w:rsid w:val="00484D48"/>
    <w:rsid w:val="00484DC7"/>
    <w:rsid w:val="004855A3"/>
    <w:rsid w:val="004857F1"/>
    <w:rsid w:val="004859E8"/>
    <w:rsid w:val="00485A4A"/>
    <w:rsid w:val="00485A9F"/>
    <w:rsid w:val="00485AED"/>
    <w:rsid w:val="00485B45"/>
    <w:rsid w:val="00486299"/>
    <w:rsid w:val="004862B8"/>
    <w:rsid w:val="00486507"/>
    <w:rsid w:val="0048658B"/>
    <w:rsid w:val="004867CE"/>
    <w:rsid w:val="004872D4"/>
    <w:rsid w:val="004874FD"/>
    <w:rsid w:val="00487799"/>
    <w:rsid w:val="00487F2D"/>
    <w:rsid w:val="00490281"/>
    <w:rsid w:val="004904C5"/>
    <w:rsid w:val="0049077A"/>
    <w:rsid w:val="00490B58"/>
    <w:rsid w:val="00490B6B"/>
    <w:rsid w:val="00490BE3"/>
    <w:rsid w:val="00490CF7"/>
    <w:rsid w:val="00490F94"/>
    <w:rsid w:val="0049121F"/>
    <w:rsid w:val="004914A3"/>
    <w:rsid w:val="00491563"/>
    <w:rsid w:val="004917DC"/>
    <w:rsid w:val="00491DC7"/>
    <w:rsid w:val="00491E53"/>
    <w:rsid w:val="00492505"/>
    <w:rsid w:val="0049251B"/>
    <w:rsid w:val="0049274B"/>
    <w:rsid w:val="0049289C"/>
    <w:rsid w:val="00492E5E"/>
    <w:rsid w:val="00492EC8"/>
    <w:rsid w:val="0049312F"/>
    <w:rsid w:val="004936EE"/>
    <w:rsid w:val="0049375B"/>
    <w:rsid w:val="00493BDC"/>
    <w:rsid w:val="00493C36"/>
    <w:rsid w:val="00493D2A"/>
    <w:rsid w:val="00493F7B"/>
    <w:rsid w:val="00493FA5"/>
    <w:rsid w:val="00493FBC"/>
    <w:rsid w:val="004945AB"/>
    <w:rsid w:val="00494614"/>
    <w:rsid w:val="0049484A"/>
    <w:rsid w:val="00494982"/>
    <w:rsid w:val="00494C4F"/>
    <w:rsid w:val="00494EB8"/>
    <w:rsid w:val="00494F13"/>
    <w:rsid w:val="00495095"/>
    <w:rsid w:val="0049552F"/>
    <w:rsid w:val="00495619"/>
    <w:rsid w:val="004958B1"/>
    <w:rsid w:val="00495962"/>
    <w:rsid w:val="00495978"/>
    <w:rsid w:val="00495A8A"/>
    <w:rsid w:val="00495C2C"/>
    <w:rsid w:val="00495CB3"/>
    <w:rsid w:val="004960CC"/>
    <w:rsid w:val="004961EF"/>
    <w:rsid w:val="00496459"/>
    <w:rsid w:val="004966E2"/>
    <w:rsid w:val="004969FB"/>
    <w:rsid w:val="0049780C"/>
    <w:rsid w:val="004979B3"/>
    <w:rsid w:val="004979DC"/>
    <w:rsid w:val="00497D17"/>
    <w:rsid w:val="00497F38"/>
    <w:rsid w:val="00497F88"/>
    <w:rsid w:val="004A02FC"/>
    <w:rsid w:val="004A0302"/>
    <w:rsid w:val="004A0477"/>
    <w:rsid w:val="004A09C9"/>
    <w:rsid w:val="004A0FE6"/>
    <w:rsid w:val="004A106A"/>
    <w:rsid w:val="004A12AA"/>
    <w:rsid w:val="004A1659"/>
    <w:rsid w:val="004A173A"/>
    <w:rsid w:val="004A1981"/>
    <w:rsid w:val="004A1997"/>
    <w:rsid w:val="004A19E3"/>
    <w:rsid w:val="004A1B23"/>
    <w:rsid w:val="004A213B"/>
    <w:rsid w:val="004A2350"/>
    <w:rsid w:val="004A2479"/>
    <w:rsid w:val="004A26E9"/>
    <w:rsid w:val="004A2828"/>
    <w:rsid w:val="004A2ABA"/>
    <w:rsid w:val="004A2C02"/>
    <w:rsid w:val="004A2DBD"/>
    <w:rsid w:val="004A31B1"/>
    <w:rsid w:val="004A3413"/>
    <w:rsid w:val="004A34AF"/>
    <w:rsid w:val="004A3B4B"/>
    <w:rsid w:val="004A3F8A"/>
    <w:rsid w:val="004A42F6"/>
    <w:rsid w:val="004A4543"/>
    <w:rsid w:val="004A5496"/>
    <w:rsid w:val="004A5805"/>
    <w:rsid w:val="004A58BB"/>
    <w:rsid w:val="004A5990"/>
    <w:rsid w:val="004A5EF1"/>
    <w:rsid w:val="004A60DF"/>
    <w:rsid w:val="004A619C"/>
    <w:rsid w:val="004A6853"/>
    <w:rsid w:val="004A69B6"/>
    <w:rsid w:val="004A6F3F"/>
    <w:rsid w:val="004A7018"/>
    <w:rsid w:val="004A745B"/>
    <w:rsid w:val="004A74DB"/>
    <w:rsid w:val="004A7967"/>
    <w:rsid w:val="004A7A5E"/>
    <w:rsid w:val="004B017B"/>
    <w:rsid w:val="004B0250"/>
    <w:rsid w:val="004B0737"/>
    <w:rsid w:val="004B0785"/>
    <w:rsid w:val="004B098F"/>
    <w:rsid w:val="004B0D9A"/>
    <w:rsid w:val="004B0F84"/>
    <w:rsid w:val="004B17F2"/>
    <w:rsid w:val="004B180C"/>
    <w:rsid w:val="004B188D"/>
    <w:rsid w:val="004B1ADF"/>
    <w:rsid w:val="004B1C2F"/>
    <w:rsid w:val="004B1C33"/>
    <w:rsid w:val="004B1C97"/>
    <w:rsid w:val="004B1D5F"/>
    <w:rsid w:val="004B238B"/>
    <w:rsid w:val="004B2463"/>
    <w:rsid w:val="004B2500"/>
    <w:rsid w:val="004B2A1A"/>
    <w:rsid w:val="004B31C5"/>
    <w:rsid w:val="004B3356"/>
    <w:rsid w:val="004B3407"/>
    <w:rsid w:val="004B361E"/>
    <w:rsid w:val="004B3A9D"/>
    <w:rsid w:val="004B3C75"/>
    <w:rsid w:val="004B3CDA"/>
    <w:rsid w:val="004B3DF5"/>
    <w:rsid w:val="004B4063"/>
    <w:rsid w:val="004B49E7"/>
    <w:rsid w:val="004B4E0A"/>
    <w:rsid w:val="004B50E7"/>
    <w:rsid w:val="004B5628"/>
    <w:rsid w:val="004B5679"/>
    <w:rsid w:val="004B57B0"/>
    <w:rsid w:val="004B5B4B"/>
    <w:rsid w:val="004B5EA1"/>
    <w:rsid w:val="004B5F9D"/>
    <w:rsid w:val="004B5FDE"/>
    <w:rsid w:val="004B6A89"/>
    <w:rsid w:val="004B6D82"/>
    <w:rsid w:val="004B6D84"/>
    <w:rsid w:val="004B7258"/>
    <w:rsid w:val="004B7856"/>
    <w:rsid w:val="004B7BF4"/>
    <w:rsid w:val="004B7CF6"/>
    <w:rsid w:val="004C054A"/>
    <w:rsid w:val="004C05B9"/>
    <w:rsid w:val="004C0648"/>
    <w:rsid w:val="004C07C9"/>
    <w:rsid w:val="004C09F9"/>
    <w:rsid w:val="004C0A78"/>
    <w:rsid w:val="004C0B66"/>
    <w:rsid w:val="004C0E6D"/>
    <w:rsid w:val="004C1399"/>
    <w:rsid w:val="004C1515"/>
    <w:rsid w:val="004C15D2"/>
    <w:rsid w:val="004C1771"/>
    <w:rsid w:val="004C1773"/>
    <w:rsid w:val="004C1AE4"/>
    <w:rsid w:val="004C1AF9"/>
    <w:rsid w:val="004C1CAF"/>
    <w:rsid w:val="004C204C"/>
    <w:rsid w:val="004C2087"/>
    <w:rsid w:val="004C256C"/>
    <w:rsid w:val="004C2603"/>
    <w:rsid w:val="004C271F"/>
    <w:rsid w:val="004C27BF"/>
    <w:rsid w:val="004C2BAD"/>
    <w:rsid w:val="004C2E46"/>
    <w:rsid w:val="004C30BB"/>
    <w:rsid w:val="004C3255"/>
    <w:rsid w:val="004C34BD"/>
    <w:rsid w:val="004C3791"/>
    <w:rsid w:val="004C3904"/>
    <w:rsid w:val="004C3CE2"/>
    <w:rsid w:val="004C3E9A"/>
    <w:rsid w:val="004C450F"/>
    <w:rsid w:val="004C4582"/>
    <w:rsid w:val="004C4AE6"/>
    <w:rsid w:val="004C4C50"/>
    <w:rsid w:val="004C4CB6"/>
    <w:rsid w:val="004C5301"/>
    <w:rsid w:val="004C54F0"/>
    <w:rsid w:val="004C5C2E"/>
    <w:rsid w:val="004C5C3C"/>
    <w:rsid w:val="004C5E1A"/>
    <w:rsid w:val="004C5F30"/>
    <w:rsid w:val="004C60DA"/>
    <w:rsid w:val="004C620E"/>
    <w:rsid w:val="004C6252"/>
    <w:rsid w:val="004C63E2"/>
    <w:rsid w:val="004C66DB"/>
    <w:rsid w:val="004C6788"/>
    <w:rsid w:val="004C682D"/>
    <w:rsid w:val="004C6B4F"/>
    <w:rsid w:val="004C6BA6"/>
    <w:rsid w:val="004C6BD0"/>
    <w:rsid w:val="004C6BFD"/>
    <w:rsid w:val="004C6E1E"/>
    <w:rsid w:val="004C6F88"/>
    <w:rsid w:val="004C7EF6"/>
    <w:rsid w:val="004C7F06"/>
    <w:rsid w:val="004C7F28"/>
    <w:rsid w:val="004D003F"/>
    <w:rsid w:val="004D0079"/>
    <w:rsid w:val="004D016C"/>
    <w:rsid w:val="004D0207"/>
    <w:rsid w:val="004D0827"/>
    <w:rsid w:val="004D09A6"/>
    <w:rsid w:val="004D0EE9"/>
    <w:rsid w:val="004D0F69"/>
    <w:rsid w:val="004D10C1"/>
    <w:rsid w:val="004D1157"/>
    <w:rsid w:val="004D12F3"/>
    <w:rsid w:val="004D1420"/>
    <w:rsid w:val="004D1424"/>
    <w:rsid w:val="004D16D1"/>
    <w:rsid w:val="004D18D8"/>
    <w:rsid w:val="004D1A19"/>
    <w:rsid w:val="004D1E30"/>
    <w:rsid w:val="004D1FAC"/>
    <w:rsid w:val="004D2055"/>
    <w:rsid w:val="004D2089"/>
    <w:rsid w:val="004D26E0"/>
    <w:rsid w:val="004D2704"/>
    <w:rsid w:val="004D2918"/>
    <w:rsid w:val="004D2A56"/>
    <w:rsid w:val="004D2E62"/>
    <w:rsid w:val="004D37FA"/>
    <w:rsid w:val="004D3A93"/>
    <w:rsid w:val="004D3E40"/>
    <w:rsid w:val="004D3E90"/>
    <w:rsid w:val="004D3FCA"/>
    <w:rsid w:val="004D47A0"/>
    <w:rsid w:val="004D4B5E"/>
    <w:rsid w:val="004D4D5B"/>
    <w:rsid w:val="004D526C"/>
    <w:rsid w:val="004D539B"/>
    <w:rsid w:val="004D5592"/>
    <w:rsid w:val="004D5976"/>
    <w:rsid w:val="004D5AB4"/>
    <w:rsid w:val="004D5C51"/>
    <w:rsid w:val="004D5D0D"/>
    <w:rsid w:val="004D5DFF"/>
    <w:rsid w:val="004D631D"/>
    <w:rsid w:val="004D64F1"/>
    <w:rsid w:val="004D6A13"/>
    <w:rsid w:val="004D6AC9"/>
    <w:rsid w:val="004D6B35"/>
    <w:rsid w:val="004D6BCF"/>
    <w:rsid w:val="004D6BED"/>
    <w:rsid w:val="004D6D48"/>
    <w:rsid w:val="004D6ED1"/>
    <w:rsid w:val="004D7456"/>
    <w:rsid w:val="004D75BB"/>
    <w:rsid w:val="004D7A38"/>
    <w:rsid w:val="004D7D6A"/>
    <w:rsid w:val="004D7E62"/>
    <w:rsid w:val="004E00E3"/>
    <w:rsid w:val="004E03EB"/>
    <w:rsid w:val="004E0614"/>
    <w:rsid w:val="004E06CA"/>
    <w:rsid w:val="004E076E"/>
    <w:rsid w:val="004E0B37"/>
    <w:rsid w:val="004E0C5B"/>
    <w:rsid w:val="004E0DB5"/>
    <w:rsid w:val="004E0DD2"/>
    <w:rsid w:val="004E0E09"/>
    <w:rsid w:val="004E0E2E"/>
    <w:rsid w:val="004E108F"/>
    <w:rsid w:val="004E1579"/>
    <w:rsid w:val="004E168E"/>
    <w:rsid w:val="004E17CC"/>
    <w:rsid w:val="004E1802"/>
    <w:rsid w:val="004E1BF4"/>
    <w:rsid w:val="004E2133"/>
    <w:rsid w:val="004E2167"/>
    <w:rsid w:val="004E2382"/>
    <w:rsid w:val="004E2577"/>
    <w:rsid w:val="004E257C"/>
    <w:rsid w:val="004E2727"/>
    <w:rsid w:val="004E27AB"/>
    <w:rsid w:val="004E2984"/>
    <w:rsid w:val="004E2A50"/>
    <w:rsid w:val="004E2B2D"/>
    <w:rsid w:val="004E2CED"/>
    <w:rsid w:val="004E308C"/>
    <w:rsid w:val="004E3141"/>
    <w:rsid w:val="004E3192"/>
    <w:rsid w:val="004E31C3"/>
    <w:rsid w:val="004E3457"/>
    <w:rsid w:val="004E3470"/>
    <w:rsid w:val="004E3810"/>
    <w:rsid w:val="004E3A0C"/>
    <w:rsid w:val="004E3C0F"/>
    <w:rsid w:val="004E40E9"/>
    <w:rsid w:val="004E4201"/>
    <w:rsid w:val="004E4752"/>
    <w:rsid w:val="004E48CB"/>
    <w:rsid w:val="004E4941"/>
    <w:rsid w:val="004E4B0F"/>
    <w:rsid w:val="004E4C62"/>
    <w:rsid w:val="004E4FCB"/>
    <w:rsid w:val="004E50D6"/>
    <w:rsid w:val="004E572A"/>
    <w:rsid w:val="004E57D4"/>
    <w:rsid w:val="004E5809"/>
    <w:rsid w:val="004E5AB8"/>
    <w:rsid w:val="004E5E16"/>
    <w:rsid w:val="004E61CD"/>
    <w:rsid w:val="004E628A"/>
    <w:rsid w:val="004E635D"/>
    <w:rsid w:val="004E64B5"/>
    <w:rsid w:val="004E6AEF"/>
    <w:rsid w:val="004E6D57"/>
    <w:rsid w:val="004E709D"/>
    <w:rsid w:val="004E7348"/>
    <w:rsid w:val="004E7770"/>
    <w:rsid w:val="004E7919"/>
    <w:rsid w:val="004E7A59"/>
    <w:rsid w:val="004E7D37"/>
    <w:rsid w:val="004F00C3"/>
    <w:rsid w:val="004F01C4"/>
    <w:rsid w:val="004F06FE"/>
    <w:rsid w:val="004F07D3"/>
    <w:rsid w:val="004F0CA5"/>
    <w:rsid w:val="004F0DD1"/>
    <w:rsid w:val="004F0F7E"/>
    <w:rsid w:val="004F105A"/>
    <w:rsid w:val="004F1062"/>
    <w:rsid w:val="004F12BB"/>
    <w:rsid w:val="004F13B2"/>
    <w:rsid w:val="004F14B2"/>
    <w:rsid w:val="004F1761"/>
    <w:rsid w:val="004F176C"/>
    <w:rsid w:val="004F1787"/>
    <w:rsid w:val="004F1867"/>
    <w:rsid w:val="004F1AD6"/>
    <w:rsid w:val="004F1F40"/>
    <w:rsid w:val="004F21E2"/>
    <w:rsid w:val="004F2268"/>
    <w:rsid w:val="004F26D9"/>
    <w:rsid w:val="004F26E7"/>
    <w:rsid w:val="004F28D8"/>
    <w:rsid w:val="004F29FC"/>
    <w:rsid w:val="004F2CAE"/>
    <w:rsid w:val="004F2D0B"/>
    <w:rsid w:val="004F2D66"/>
    <w:rsid w:val="004F2E4A"/>
    <w:rsid w:val="004F327F"/>
    <w:rsid w:val="004F356D"/>
    <w:rsid w:val="004F35DB"/>
    <w:rsid w:val="004F3729"/>
    <w:rsid w:val="004F3800"/>
    <w:rsid w:val="004F3D87"/>
    <w:rsid w:val="004F3E32"/>
    <w:rsid w:val="004F3F14"/>
    <w:rsid w:val="004F3F51"/>
    <w:rsid w:val="004F42A0"/>
    <w:rsid w:val="004F4323"/>
    <w:rsid w:val="004F433A"/>
    <w:rsid w:val="004F44CA"/>
    <w:rsid w:val="004F4579"/>
    <w:rsid w:val="004F4B87"/>
    <w:rsid w:val="004F4F4C"/>
    <w:rsid w:val="004F505C"/>
    <w:rsid w:val="004F5731"/>
    <w:rsid w:val="004F5CE9"/>
    <w:rsid w:val="004F5E94"/>
    <w:rsid w:val="004F5FE9"/>
    <w:rsid w:val="004F6083"/>
    <w:rsid w:val="004F6293"/>
    <w:rsid w:val="004F64D1"/>
    <w:rsid w:val="004F6997"/>
    <w:rsid w:val="004F6A1E"/>
    <w:rsid w:val="004F6A24"/>
    <w:rsid w:val="004F6A40"/>
    <w:rsid w:val="004F6D09"/>
    <w:rsid w:val="004F6D38"/>
    <w:rsid w:val="004F704D"/>
    <w:rsid w:val="004F7055"/>
    <w:rsid w:val="004F7141"/>
    <w:rsid w:val="004F757A"/>
    <w:rsid w:val="004F7598"/>
    <w:rsid w:val="004F783A"/>
    <w:rsid w:val="004F78E3"/>
    <w:rsid w:val="004F7D24"/>
    <w:rsid w:val="004F7D3A"/>
    <w:rsid w:val="004F7DF8"/>
    <w:rsid w:val="004F7F10"/>
    <w:rsid w:val="00500045"/>
    <w:rsid w:val="00500587"/>
    <w:rsid w:val="0050074C"/>
    <w:rsid w:val="00500895"/>
    <w:rsid w:val="00500985"/>
    <w:rsid w:val="00500A79"/>
    <w:rsid w:val="00500AB7"/>
    <w:rsid w:val="005010EC"/>
    <w:rsid w:val="0050119A"/>
    <w:rsid w:val="005011E1"/>
    <w:rsid w:val="005014E6"/>
    <w:rsid w:val="00501609"/>
    <w:rsid w:val="0050160B"/>
    <w:rsid w:val="005016C5"/>
    <w:rsid w:val="00501A7E"/>
    <w:rsid w:val="00501AD1"/>
    <w:rsid w:val="00501B72"/>
    <w:rsid w:val="00501BEB"/>
    <w:rsid w:val="00501CB5"/>
    <w:rsid w:val="00501E02"/>
    <w:rsid w:val="005020C2"/>
    <w:rsid w:val="005022D7"/>
    <w:rsid w:val="005023A1"/>
    <w:rsid w:val="005024C0"/>
    <w:rsid w:val="00502595"/>
    <w:rsid w:val="00502666"/>
    <w:rsid w:val="005029A5"/>
    <w:rsid w:val="0050338C"/>
    <w:rsid w:val="005033F2"/>
    <w:rsid w:val="00503B3C"/>
    <w:rsid w:val="00503D64"/>
    <w:rsid w:val="00503E70"/>
    <w:rsid w:val="00503F1B"/>
    <w:rsid w:val="00504108"/>
    <w:rsid w:val="00504724"/>
    <w:rsid w:val="005048BA"/>
    <w:rsid w:val="00504AF9"/>
    <w:rsid w:val="00504E12"/>
    <w:rsid w:val="00504EFF"/>
    <w:rsid w:val="00504FB3"/>
    <w:rsid w:val="0050517E"/>
    <w:rsid w:val="005052DC"/>
    <w:rsid w:val="00505691"/>
    <w:rsid w:val="00505841"/>
    <w:rsid w:val="00505C30"/>
    <w:rsid w:val="00505E00"/>
    <w:rsid w:val="00505F2A"/>
    <w:rsid w:val="005061CD"/>
    <w:rsid w:val="00506646"/>
    <w:rsid w:val="0050669A"/>
    <w:rsid w:val="00506ABD"/>
    <w:rsid w:val="00506D0D"/>
    <w:rsid w:val="00506D1A"/>
    <w:rsid w:val="00506D9F"/>
    <w:rsid w:val="005075C4"/>
    <w:rsid w:val="00507730"/>
    <w:rsid w:val="0050775F"/>
    <w:rsid w:val="00507C53"/>
    <w:rsid w:val="00507CC2"/>
    <w:rsid w:val="00507E2B"/>
    <w:rsid w:val="00510151"/>
    <w:rsid w:val="00510562"/>
    <w:rsid w:val="0051077D"/>
    <w:rsid w:val="00510939"/>
    <w:rsid w:val="00510D67"/>
    <w:rsid w:val="00510EA5"/>
    <w:rsid w:val="00511195"/>
    <w:rsid w:val="00511216"/>
    <w:rsid w:val="005112C1"/>
    <w:rsid w:val="005113FA"/>
    <w:rsid w:val="00511546"/>
    <w:rsid w:val="00511722"/>
    <w:rsid w:val="00511837"/>
    <w:rsid w:val="00511B10"/>
    <w:rsid w:val="00511C09"/>
    <w:rsid w:val="00511CBB"/>
    <w:rsid w:val="00512132"/>
    <w:rsid w:val="0051239B"/>
    <w:rsid w:val="005123F4"/>
    <w:rsid w:val="00512425"/>
    <w:rsid w:val="00512426"/>
    <w:rsid w:val="00512546"/>
    <w:rsid w:val="00512615"/>
    <w:rsid w:val="00512681"/>
    <w:rsid w:val="00512709"/>
    <w:rsid w:val="00512C9D"/>
    <w:rsid w:val="00512E15"/>
    <w:rsid w:val="00512FC5"/>
    <w:rsid w:val="0051311E"/>
    <w:rsid w:val="0051319E"/>
    <w:rsid w:val="005132A6"/>
    <w:rsid w:val="005135E8"/>
    <w:rsid w:val="005137AD"/>
    <w:rsid w:val="00513864"/>
    <w:rsid w:val="00513A68"/>
    <w:rsid w:val="00513A7B"/>
    <w:rsid w:val="00513DCB"/>
    <w:rsid w:val="00513EDE"/>
    <w:rsid w:val="005149C3"/>
    <w:rsid w:val="00514DB6"/>
    <w:rsid w:val="00514E1E"/>
    <w:rsid w:val="00514E35"/>
    <w:rsid w:val="0051539A"/>
    <w:rsid w:val="005155A9"/>
    <w:rsid w:val="00515D67"/>
    <w:rsid w:val="0051605E"/>
    <w:rsid w:val="0051667F"/>
    <w:rsid w:val="00516699"/>
    <w:rsid w:val="00516BAC"/>
    <w:rsid w:val="00516DDE"/>
    <w:rsid w:val="00517226"/>
    <w:rsid w:val="005173C7"/>
    <w:rsid w:val="00517625"/>
    <w:rsid w:val="005176CE"/>
    <w:rsid w:val="005177DE"/>
    <w:rsid w:val="00517A20"/>
    <w:rsid w:val="00517CBA"/>
    <w:rsid w:val="00520578"/>
    <w:rsid w:val="0052060C"/>
    <w:rsid w:val="00520757"/>
    <w:rsid w:val="00520803"/>
    <w:rsid w:val="00520B48"/>
    <w:rsid w:val="00520BBC"/>
    <w:rsid w:val="00520BDA"/>
    <w:rsid w:val="00520C04"/>
    <w:rsid w:val="0052119F"/>
    <w:rsid w:val="00521317"/>
    <w:rsid w:val="005219E4"/>
    <w:rsid w:val="0052202A"/>
    <w:rsid w:val="0052245D"/>
    <w:rsid w:val="005229E5"/>
    <w:rsid w:val="00522EE4"/>
    <w:rsid w:val="00523083"/>
    <w:rsid w:val="0052326A"/>
    <w:rsid w:val="00523367"/>
    <w:rsid w:val="00523411"/>
    <w:rsid w:val="005235A6"/>
    <w:rsid w:val="00523640"/>
    <w:rsid w:val="005236FC"/>
    <w:rsid w:val="00523A6A"/>
    <w:rsid w:val="00523FF8"/>
    <w:rsid w:val="005240D6"/>
    <w:rsid w:val="0052433D"/>
    <w:rsid w:val="005245BD"/>
    <w:rsid w:val="00524662"/>
    <w:rsid w:val="005247EF"/>
    <w:rsid w:val="00524CA1"/>
    <w:rsid w:val="00525152"/>
    <w:rsid w:val="00525756"/>
    <w:rsid w:val="005258EC"/>
    <w:rsid w:val="00525A5A"/>
    <w:rsid w:val="00525A84"/>
    <w:rsid w:val="00525B7B"/>
    <w:rsid w:val="00525BAF"/>
    <w:rsid w:val="00525E77"/>
    <w:rsid w:val="00525E82"/>
    <w:rsid w:val="0052617A"/>
    <w:rsid w:val="005261E0"/>
    <w:rsid w:val="0052627B"/>
    <w:rsid w:val="0052667D"/>
    <w:rsid w:val="00526DB5"/>
    <w:rsid w:val="0052727B"/>
    <w:rsid w:val="00527363"/>
    <w:rsid w:val="005273AF"/>
    <w:rsid w:val="00527BFD"/>
    <w:rsid w:val="00527FEE"/>
    <w:rsid w:val="00527FF0"/>
    <w:rsid w:val="00530189"/>
    <w:rsid w:val="00530333"/>
    <w:rsid w:val="00530558"/>
    <w:rsid w:val="00530726"/>
    <w:rsid w:val="005308AB"/>
    <w:rsid w:val="0053096B"/>
    <w:rsid w:val="00530DBD"/>
    <w:rsid w:val="00530DCD"/>
    <w:rsid w:val="00530E2F"/>
    <w:rsid w:val="005311A1"/>
    <w:rsid w:val="0053120A"/>
    <w:rsid w:val="00531386"/>
    <w:rsid w:val="0053152C"/>
    <w:rsid w:val="00531844"/>
    <w:rsid w:val="00531C07"/>
    <w:rsid w:val="00531C1B"/>
    <w:rsid w:val="00531C57"/>
    <w:rsid w:val="00531CD7"/>
    <w:rsid w:val="00531EFC"/>
    <w:rsid w:val="00531FEB"/>
    <w:rsid w:val="00532656"/>
    <w:rsid w:val="00532791"/>
    <w:rsid w:val="0053280B"/>
    <w:rsid w:val="00532956"/>
    <w:rsid w:val="00532B71"/>
    <w:rsid w:val="00532B91"/>
    <w:rsid w:val="00532E73"/>
    <w:rsid w:val="00532F1F"/>
    <w:rsid w:val="0053335E"/>
    <w:rsid w:val="00533388"/>
    <w:rsid w:val="00533567"/>
    <w:rsid w:val="00533818"/>
    <w:rsid w:val="005338D1"/>
    <w:rsid w:val="00533A82"/>
    <w:rsid w:val="0053414A"/>
    <w:rsid w:val="005341D9"/>
    <w:rsid w:val="00534583"/>
    <w:rsid w:val="005347AE"/>
    <w:rsid w:val="00534D06"/>
    <w:rsid w:val="00534D52"/>
    <w:rsid w:val="00534E18"/>
    <w:rsid w:val="0053529A"/>
    <w:rsid w:val="005355DC"/>
    <w:rsid w:val="0053570E"/>
    <w:rsid w:val="0053589B"/>
    <w:rsid w:val="00535E9A"/>
    <w:rsid w:val="00535F42"/>
    <w:rsid w:val="005363A0"/>
    <w:rsid w:val="005365A6"/>
    <w:rsid w:val="00536B23"/>
    <w:rsid w:val="00536BCB"/>
    <w:rsid w:val="00536BE4"/>
    <w:rsid w:val="00536C05"/>
    <w:rsid w:val="00536FEF"/>
    <w:rsid w:val="00537053"/>
    <w:rsid w:val="00537509"/>
    <w:rsid w:val="00537C8B"/>
    <w:rsid w:val="00537DF4"/>
    <w:rsid w:val="00537E42"/>
    <w:rsid w:val="00537E6E"/>
    <w:rsid w:val="00540162"/>
    <w:rsid w:val="005403F6"/>
    <w:rsid w:val="00540407"/>
    <w:rsid w:val="00540427"/>
    <w:rsid w:val="005404BC"/>
    <w:rsid w:val="0054067A"/>
    <w:rsid w:val="00540840"/>
    <w:rsid w:val="0054090F"/>
    <w:rsid w:val="00540D8C"/>
    <w:rsid w:val="00540DEC"/>
    <w:rsid w:val="005410F1"/>
    <w:rsid w:val="005411E4"/>
    <w:rsid w:val="005414E3"/>
    <w:rsid w:val="00541647"/>
    <w:rsid w:val="005419EE"/>
    <w:rsid w:val="00541A81"/>
    <w:rsid w:val="00541CBE"/>
    <w:rsid w:val="00542061"/>
    <w:rsid w:val="0054213E"/>
    <w:rsid w:val="005421C2"/>
    <w:rsid w:val="00542336"/>
    <w:rsid w:val="005423BB"/>
    <w:rsid w:val="00542489"/>
    <w:rsid w:val="0054248C"/>
    <w:rsid w:val="00542672"/>
    <w:rsid w:val="00542892"/>
    <w:rsid w:val="005429EC"/>
    <w:rsid w:val="00542A03"/>
    <w:rsid w:val="00542CCC"/>
    <w:rsid w:val="00542DA5"/>
    <w:rsid w:val="00542EB2"/>
    <w:rsid w:val="00542FEB"/>
    <w:rsid w:val="0054338B"/>
    <w:rsid w:val="005438F6"/>
    <w:rsid w:val="00543BAD"/>
    <w:rsid w:val="005442D0"/>
    <w:rsid w:val="0054435F"/>
    <w:rsid w:val="005447CE"/>
    <w:rsid w:val="0054483C"/>
    <w:rsid w:val="00544C7C"/>
    <w:rsid w:val="00544E66"/>
    <w:rsid w:val="00545157"/>
    <w:rsid w:val="005458F4"/>
    <w:rsid w:val="00546035"/>
    <w:rsid w:val="00546378"/>
    <w:rsid w:val="00546535"/>
    <w:rsid w:val="00546AEE"/>
    <w:rsid w:val="00546CF3"/>
    <w:rsid w:val="00546EAB"/>
    <w:rsid w:val="005470E1"/>
    <w:rsid w:val="005474E6"/>
    <w:rsid w:val="0054791D"/>
    <w:rsid w:val="00547DC5"/>
    <w:rsid w:val="00547EC9"/>
    <w:rsid w:val="00550082"/>
    <w:rsid w:val="00551255"/>
    <w:rsid w:val="00551297"/>
    <w:rsid w:val="005514CF"/>
    <w:rsid w:val="0055152C"/>
    <w:rsid w:val="005515D4"/>
    <w:rsid w:val="005515ED"/>
    <w:rsid w:val="005517C4"/>
    <w:rsid w:val="0055185F"/>
    <w:rsid w:val="00551A04"/>
    <w:rsid w:val="00551DEE"/>
    <w:rsid w:val="005520D8"/>
    <w:rsid w:val="0055215D"/>
    <w:rsid w:val="005525B1"/>
    <w:rsid w:val="0055261D"/>
    <w:rsid w:val="00552888"/>
    <w:rsid w:val="0055299A"/>
    <w:rsid w:val="00552A94"/>
    <w:rsid w:val="00552BB9"/>
    <w:rsid w:val="00552CB3"/>
    <w:rsid w:val="00552DBE"/>
    <w:rsid w:val="00552F52"/>
    <w:rsid w:val="00552FA8"/>
    <w:rsid w:val="00553243"/>
    <w:rsid w:val="0055332A"/>
    <w:rsid w:val="00553825"/>
    <w:rsid w:val="00553F73"/>
    <w:rsid w:val="0055407F"/>
    <w:rsid w:val="0055408F"/>
    <w:rsid w:val="00554142"/>
    <w:rsid w:val="00554223"/>
    <w:rsid w:val="00554C68"/>
    <w:rsid w:val="00554CA7"/>
    <w:rsid w:val="00554F2C"/>
    <w:rsid w:val="00554FE0"/>
    <w:rsid w:val="00555112"/>
    <w:rsid w:val="0055528C"/>
    <w:rsid w:val="00555328"/>
    <w:rsid w:val="0055545C"/>
    <w:rsid w:val="00555BE6"/>
    <w:rsid w:val="00555CB8"/>
    <w:rsid w:val="00555F36"/>
    <w:rsid w:val="00555FA0"/>
    <w:rsid w:val="0055629D"/>
    <w:rsid w:val="00556710"/>
    <w:rsid w:val="005569BC"/>
    <w:rsid w:val="00556F1D"/>
    <w:rsid w:val="0055709D"/>
    <w:rsid w:val="0055713C"/>
    <w:rsid w:val="005572DF"/>
    <w:rsid w:val="0055742B"/>
    <w:rsid w:val="0055742F"/>
    <w:rsid w:val="00557487"/>
    <w:rsid w:val="00557575"/>
    <w:rsid w:val="005575E1"/>
    <w:rsid w:val="005578B2"/>
    <w:rsid w:val="00557C24"/>
    <w:rsid w:val="00557F81"/>
    <w:rsid w:val="0056006B"/>
    <w:rsid w:val="00560415"/>
    <w:rsid w:val="005604DB"/>
    <w:rsid w:val="005610F6"/>
    <w:rsid w:val="00561114"/>
    <w:rsid w:val="00561366"/>
    <w:rsid w:val="0056143D"/>
    <w:rsid w:val="00561669"/>
    <w:rsid w:val="00561F22"/>
    <w:rsid w:val="0056203D"/>
    <w:rsid w:val="0056208B"/>
    <w:rsid w:val="00562844"/>
    <w:rsid w:val="00562F12"/>
    <w:rsid w:val="00563036"/>
    <w:rsid w:val="005630A2"/>
    <w:rsid w:val="005630EB"/>
    <w:rsid w:val="005632B8"/>
    <w:rsid w:val="00563760"/>
    <w:rsid w:val="00563BC1"/>
    <w:rsid w:val="00563CAF"/>
    <w:rsid w:val="0056473D"/>
    <w:rsid w:val="00564D17"/>
    <w:rsid w:val="0056525F"/>
    <w:rsid w:val="005657C1"/>
    <w:rsid w:val="00565B9B"/>
    <w:rsid w:val="00565EC0"/>
    <w:rsid w:val="0056605E"/>
    <w:rsid w:val="00566071"/>
    <w:rsid w:val="005660D9"/>
    <w:rsid w:val="00566316"/>
    <w:rsid w:val="005666E3"/>
    <w:rsid w:val="00566B22"/>
    <w:rsid w:val="00566BA1"/>
    <w:rsid w:val="00567239"/>
    <w:rsid w:val="00567396"/>
    <w:rsid w:val="0056787C"/>
    <w:rsid w:val="00567AC8"/>
    <w:rsid w:val="00567E63"/>
    <w:rsid w:val="00567EA7"/>
    <w:rsid w:val="00567F05"/>
    <w:rsid w:val="00570100"/>
    <w:rsid w:val="005702BC"/>
    <w:rsid w:val="005703A7"/>
    <w:rsid w:val="00570491"/>
    <w:rsid w:val="005705E5"/>
    <w:rsid w:val="0057075B"/>
    <w:rsid w:val="00570931"/>
    <w:rsid w:val="00570962"/>
    <w:rsid w:val="00570B44"/>
    <w:rsid w:val="00570B79"/>
    <w:rsid w:val="00570E7B"/>
    <w:rsid w:val="00571035"/>
    <w:rsid w:val="0057106E"/>
    <w:rsid w:val="00571198"/>
    <w:rsid w:val="0057134E"/>
    <w:rsid w:val="005713BA"/>
    <w:rsid w:val="0057146E"/>
    <w:rsid w:val="0057161A"/>
    <w:rsid w:val="0057193E"/>
    <w:rsid w:val="005719B2"/>
    <w:rsid w:val="005719CC"/>
    <w:rsid w:val="00571B29"/>
    <w:rsid w:val="00571B8D"/>
    <w:rsid w:val="00571C4A"/>
    <w:rsid w:val="00571F94"/>
    <w:rsid w:val="00571FDF"/>
    <w:rsid w:val="00572240"/>
    <w:rsid w:val="005722CD"/>
    <w:rsid w:val="005724B1"/>
    <w:rsid w:val="0057294A"/>
    <w:rsid w:val="00572B3B"/>
    <w:rsid w:val="00572FC7"/>
    <w:rsid w:val="00573CFB"/>
    <w:rsid w:val="00573ED3"/>
    <w:rsid w:val="0057407D"/>
    <w:rsid w:val="0057412F"/>
    <w:rsid w:val="005743F7"/>
    <w:rsid w:val="005744D2"/>
    <w:rsid w:val="005748F6"/>
    <w:rsid w:val="00574BC8"/>
    <w:rsid w:val="00574BF3"/>
    <w:rsid w:val="005750CA"/>
    <w:rsid w:val="00575202"/>
    <w:rsid w:val="00575517"/>
    <w:rsid w:val="00575556"/>
    <w:rsid w:val="00575BDE"/>
    <w:rsid w:val="00575C15"/>
    <w:rsid w:val="00575EF2"/>
    <w:rsid w:val="00575F01"/>
    <w:rsid w:val="005760FA"/>
    <w:rsid w:val="005762B2"/>
    <w:rsid w:val="0057631F"/>
    <w:rsid w:val="0057658E"/>
    <w:rsid w:val="0057659D"/>
    <w:rsid w:val="0057694D"/>
    <w:rsid w:val="00576F88"/>
    <w:rsid w:val="00577108"/>
    <w:rsid w:val="00577267"/>
    <w:rsid w:val="005773BD"/>
    <w:rsid w:val="005773E9"/>
    <w:rsid w:val="0057749E"/>
    <w:rsid w:val="00577643"/>
    <w:rsid w:val="005777B9"/>
    <w:rsid w:val="005778F3"/>
    <w:rsid w:val="00577B80"/>
    <w:rsid w:val="00577C21"/>
    <w:rsid w:val="00577CEF"/>
    <w:rsid w:val="00577D17"/>
    <w:rsid w:val="00577D4C"/>
    <w:rsid w:val="00577FF5"/>
    <w:rsid w:val="005801BD"/>
    <w:rsid w:val="0058040A"/>
    <w:rsid w:val="00580583"/>
    <w:rsid w:val="00580DE5"/>
    <w:rsid w:val="00580E1E"/>
    <w:rsid w:val="0058158A"/>
    <w:rsid w:val="005819C0"/>
    <w:rsid w:val="00581C90"/>
    <w:rsid w:val="00581CF1"/>
    <w:rsid w:val="005821E4"/>
    <w:rsid w:val="00582615"/>
    <w:rsid w:val="00582BE6"/>
    <w:rsid w:val="00582C4C"/>
    <w:rsid w:val="00582C65"/>
    <w:rsid w:val="00582E65"/>
    <w:rsid w:val="005830AC"/>
    <w:rsid w:val="0058369B"/>
    <w:rsid w:val="00583A61"/>
    <w:rsid w:val="00583A93"/>
    <w:rsid w:val="00583B54"/>
    <w:rsid w:val="00583ED3"/>
    <w:rsid w:val="00583FBD"/>
    <w:rsid w:val="005842F8"/>
    <w:rsid w:val="005847B2"/>
    <w:rsid w:val="0058504D"/>
    <w:rsid w:val="00585176"/>
    <w:rsid w:val="00585324"/>
    <w:rsid w:val="00585994"/>
    <w:rsid w:val="00585AB7"/>
    <w:rsid w:val="00585AE0"/>
    <w:rsid w:val="00585C6E"/>
    <w:rsid w:val="00585D51"/>
    <w:rsid w:val="005860C9"/>
    <w:rsid w:val="0058612A"/>
    <w:rsid w:val="00586244"/>
    <w:rsid w:val="00586767"/>
    <w:rsid w:val="00586943"/>
    <w:rsid w:val="0058699D"/>
    <w:rsid w:val="00586F44"/>
    <w:rsid w:val="00587079"/>
    <w:rsid w:val="0058713A"/>
    <w:rsid w:val="005873D3"/>
    <w:rsid w:val="00587427"/>
    <w:rsid w:val="00587A71"/>
    <w:rsid w:val="00587FD2"/>
    <w:rsid w:val="0059000A"/>
    <w:rsid w:val="00590062"/>
    <w:rsid w:val="005902EC"/>
    <w:rsid w:val="005904AC"/>
    <w:rsid w:val="00590A5C"/>
    <w:rsid w:val="00590ADC"/>
    <w:rsid w:val="00590CAF"/>
    <w:rsid w:val="005911D1"/>
    <w:rsid w:val="00591301"/>
    <w:rsid w:val="00591621"/>
    <w:rsid w:val="005919F3"/>
    <w:rsid w:val="00591A1D"/>
    <w:rsid w:val="00591F25"/>
    <w:rsid w:val="0059200C"/>
    <w:rsid w:val="005920F1"/>
    <w:rsid w:val="00592516"/>
    <w:rsid w:val="0059257A"/>
    <w:rsid w:val="00592631"/>
    <w:rsid w:val="00592B3B"/>
    <w:rsid w:val="00593061"/>
    <w:rsid w:val="00593215"/>
    <w:rsid w:val="005933A0"/>
    <w:rsid w:val="00593503"/>
    <w:rsid w:val="00593522"/>
    <w:rsid w:val="005938D4"/>
    <w:rsid w:val="00593A96"/>
    <w:rsid w:val="00593EFF"/>
    <w:rsid w:val="00594221"/>
    <w:rsid w:val="00594500"/>
    <w:rsid w:val="00594914"/>
    <w:rsid w:val="00594B91"/>
    <w:rsid w:val="00594D3C"/>
    <w:rsid w:val="00595218"/>
    <w:rsid w:val="00595308"/>
    <w:rsid w:val="00595583"/>
    <w:rsid w:val="00595967"/>
    <w:rsid w:val="005959E0"/>
    <w:rsid w:val="00595AAC"/>
    <w:rsid w:val="00595AC7"/>
    <w:rsid w:val="00595EB1"/>
    <w:rsid w:val="00596709"/>
    <w:rsid w:val="005969FE"/>
    <w:rsid w:val="00596A19"/>
    <w:rsid w:val="00596BA4"/>
    <w:rsid w:val="00596D5B"/>
    <w:rsid w:val="00596DAA"/>
    <w:rsid w:val="00596ECF"/>
    <w:rsid w:val="00596F4C"/>
    <w:rsid w:val="00597111"/>
    <w:rsid w:val="00597277"/>
    <w:rsid w:val="00597341"/>
    <w:rsid w:val="00597408"/>
    <w:rsid w:val="005977C6"/>
    <w:rsid w:val="005979BB"/>
    <w:rsid w:val="00597ACF"/>
    <w:rsid w:val="00597FA9"/>
    <w:rsid w:val="005A077B"/>
    <w:rsid w:val="005A0D1D"/>
    <w:rsid w:val="005A10F4"/>
    <w:rsid w:val="005A136C"/>
    <w:rsid w:val="005A13D0"/>
    <w:rsid w:val="005A1AD2"/>
    <w:rsid w:val="005A1E0C"/>
    <w:rsid w:val="005A1E7D"/>
    <w:rsid w:val="005A216C"/>
    <w:rsid w:val="005A2416"/>
    <w:rsid w:val="005A2630"/>
    <w:rsid w:val="005A2847"/>
    <w:rsid w:val="005A2A37"/>
    <w:rsid w:val="005A3049"/>
    <w:rsid w:val="005A329C"/>
    <w:rsid w:val="005A3329"/>
    <w:rsid w:val="005A360C"/>
    <w:rsid w:val="005A367D"/>
    <w:rsid w:val="005A378D"/>
    <w:rsid w:val="005A3A1C"/>
    <w:rsid w:val="005A4089"/>
    <w:rsid w:val="005A4091"/>
    <w:rsid w:val="005A425D"/>
    <w:rsid w:val="005A43BF"/>
    <w:rsid w:val="005A4483"/>
    <w:rsid w:val="005A44D9"/>
    <w:rsid w:val="005A4707"/>
    <w:rsid w:val="005A47B5"/>
    <w:rsid w:val="005A47C0"/>
    <w:rsid w:val="005A4870"/>
    <w:rsid w:val="005A4EC9"/>
    <w:rsid w:val="005A51CB"/>
    <w:rsid w:val="005A55AE"/>
    <w:rsid w:val="005A5819"/>
    <w:rsid w:val="005A587D"/>
    <w:rsid w:val="005A5C5D"/>
    <w:rsid w:val="005A5DDE"/>
    <w:rsid w:val="005A5FC9"/>
    <w:rsid w:val="005A608B"/>
    <w:rsid w:val="005A61CB"/>
    <w:rsid w:val="005A6568"/>
    <w:rsid w:val="005A66B3"/>
    <w:rsid w:val="005A66EA"/>
    <w:rsid w:val="005A6B6F"/>
    <w:rsid w:val="005A6CE0"/>
    <w:rsid w:val="005A6D63"/>
    <w:rsid w:val="005A6DD2"/>
    <w:rsid w:val="005A6E92"/>
    <w:rsid w:val="005A6F04"/>
    <w:rsid w:val="005A6F5A"/>
    <w:rsid w:val="005A747C"/>
    <w:rsid w:val="005A78B2"/>
    <w:rsid w:val="005A7982"/>
    <w:rsid w:val="005A7C33"/>
    <w:rsid w:val="005A7E5D"/>
    <w:rsid w:val="005A7E87"/>
    <w:rsid w:val="005B040D"/>
    <w:rsid w:val="005B0BC8"/>
    <w:rsid w:val="005B116A"/>
    <w:rsid w:val="005B11ED"/>
    <w:rsid w:val="005B126A"/>
    <w:rsid w:val="005B1408"/>
    <w:rsid w:val="005B1C92"/>
    <w:rsid w:val="005B1D82"/>
    <w:rsid w:val="005B1EB4"/>
    <w:rsid w:val="005B2029"/>
    <w:rsid w:val="005B21D3"/>
    <w:rsid w:val="005B24C5"/>
    <w:rsid w:val="005B26C6"/>
    <w:rsid w:val="005B26F1"/>
    <w:rsid w:val="005B2822"/>
    <w:rsid w:val="005B28AA"/>
    <w:rsid w:val="005B2965"/>
    <w:rsid w:val="005B2A3C"/>
    <w:rsid w:val="005B2D80"/>
    <w:rsid w:val="005B3229"/>
    <w:rsid w:val="005B34FF"/>
    <w:rsid w:val="005B3766"/>
    <w:rsid w:val="005B38BC"/>
    <w:rsid w:val="005B3D7C"/>
    <w:rsid w:val="005B3E0F"/>
    <w:rsid w:val="005B3F16"/>
    <w:rsid w:val="005B403B"/>
    <w:rsid w:val="005B405B"/>
    <w:rsid w:val="005B42AD"/>
    <w:rsid w:val="005B45AF"/>
    <w:rsid w:val="005B4D0E"/>
    <w:rsid w:val="005B4D8A"/>
    <w:rsid w:val="005B5046"/>
    <w:rsid w:val="005B5128"/>
    <w:rsid w:val="005B5AC7"/>
    <w:rsid w:val="005B5CCA"/>
    <w:rsid w:val="005B5F47"/>
    <w:rsid w:val="005B6048"/>
    <w:rsid w:val="005B637E"/>
    <w:rsid w:val="005B6492"/>
    <w:rsid w:val="005B6506"/>
    <w:rsid w:val="005B6A55"/>
    <w:rsid w:val="005B6CB0"/>
    <w:rsid w:val="005B6D78"/>
    <w:rsid w:val="005B70E3"/>
    <w:rsid w:val="005B7164"/>
    <w:rsid w:val="005B734A"/>
    <w:rsid w:val="005B765C"/>
    <w:rsid w:val="005B7737"/>
    <w:rsid w:val="005B7CF4"/>
    <w:rsid w:val="005C0047"/>
    <w:rsid w:val="005C024B"/>
    <w:rsid w:val="005C0306"/>
    <w:rsid w:val="005C03F3"/>
    <w:rsid w:val="005C060C"/>
    <w:rsid w:val="005C0639"/>
    <w:rsid w:val="005C08E8"/>
    <w:rsid w:val="005C091B"/>
    <w:rsid w:val="005C09E3"/>
    <w:rsid w:val="005C0D61"/>
    <w:rsid w:val="005C0D84"/>
    <w:rsid w:val="005C1133"/>
    <w:rsid w:val="005C1190"/>
    <w:rsid w:val="005C11A9"/>
    <w:rsid w:val="005C1292"/>
    <w:rsid w:val="005C143B"/>
    <w:rsid w:val="005C1441"/>
    <w:rsid w:val="005C15E8"/>
    <w:rsid w:val="005C18AD"/>
    <w:rsid w:val="005C196E"/>
    <w:rsid w:val="005C1C87"/>
    <w:rsid w:val="005C1CB7"/>
    <w:rsid w:val="005C1D46"/>
    <w:rsid w:val="005C23C3"/>
    <w:rsid w:val="005C2478"/>
    <w:rsid w:val="005C26AC"/>
    <w:rsid w:val="005C2874"/>
    <w:rsid w:val="005C28E0"/>
    <w:rsid w:val="005C2DA9"/>
    <w:rsid w:val="005C35A9"/>
    <w:rsid w:val="005C37DB"/>
    <w:rsid w:val="005C3814"/>
    <w:rsid w:val="005C3CE6"/>
    <w:rsid w:val="005C3E83"/>
    <w:rsid w:val="005C3F58"/>
    <w:rsid w:val="005C3FE7"/>
    <w:rsid w:val="005C3FE8"/>
    <w:rsid w:val="005C4137"/>
    <w:rsid w:val="005C4170"/>
    <w:rsid w:val="005C4320"/>
    <w:rsid w:val="005C44F0"/>
    <w:rsid w:val="005C4CE9"/>
    <w:rsid w:val="005C4D70"/>
    <w:rsid w:val="005C4E0D"/>
    <w:rsid w:val="005C4EDC"/>
    <w:rsid w:val="005C5118"/>
    <w:rsid w:val="005C5169"/>
    <w:rsid w:val="005C5207"/>
    <w:rsid w:val="005C5623"/>
    <w:rsid w:val="005C5892"/>
    <w:rsid w:val="005C5E7C"/>
    <w:rsid w:val="005C5F2E"/>
    <w:rsid w:val="005C606D"/>
    <w:rsid w:val="005C6143"/>
    <w:rsid w:val="005C6510"/>
    <w:rsid w:val="005C656D"/>
    <w:rsid w:val="005C668B"/>
    <w:rsid w:val="005C6A20"/>
    <w:rsid w:val="005C6F2A"/>
    <w:rsid w:val="005C72B3"/>
    <w:rsid w:val="005C72CC"/>
    <w:rsid w:val="005C74FD"/>
    <w:rsid w:val="005C7522"/>
    <w:rsid w:val="005C76D6"/>
    <w:rsid w:val="005C7B6F"/>
    <w:rsid w:val="005C7C83"/>
    <w:rsid w:val="005C7D1D"/>
    <w:rsid w:val="005C7F8D"/>
    <w:rsid w:val="005D00AB"/>
    <w:rsid w:val="005D0133"/>
    <w:rsid w:val="005D056A"/>
    <w:rsid w:val="005D08D9"/>
    <w:rsid w:val="005D0A26"/>
    <w:rsid w:val="005D0BCB"/>
    <w:rsid w:val="005D0D1A"/>
    <w:rsid w:val="005D0D75"/>
    <w:rsid w:val="005D0F07"/>
    <w:rsid w:val="005D1068"/>
    <w:rsid w:val="005D1357"/>
    <w:rsid w:val="005D1431"/>
    <w:rsid w:val="005D1663"/>
    <w:rsid w:val="005D17C5"/>
    <w:rsid w:val="005D1933"/>
    <w:rsid w:val="005D1A2F"/>
    <w:rsid w:val="005D1C47"/>
    <w:rsid w:val="005D1C77"/>
    <w:rsid w:val="005D1FA9"/>
    <w:rsid w:val="005D2375"/>
    <w:rsid w:val="005D2497"/>
    <w:rsid w:val="005D257B"/>
    <w:rsid w:val="005D27A4"/>
    <w:rsid w:val="005D2933"/>
    <w:rsid w:val="005D2CA8"/>
    <w:rsid w:val="005D2FA0"/>
    <w:rsid w:val="005D31CD"/>
    <w:rsid w:val="005D3270"/>
    <w:rsid w:val="005D3352"/>
    <w:rsid w:val="005D34E5"/>
    <w:rsid w:val="005D37B3"/>
    <w:rsid w:val="005D38E8"/>
    <w:rsid w:val="005D3934"/>
    <w:rsid w:val="005D39C6"/>
    <w:rsid w:val="005D3AB1"/>
    <w:rsid w:val="005D3C1E"/>
    <w:rsid w:val="005D3EC6"/>
    <w:rsid w:val="005D3FF0"/>
    <w:rsid w:val="005D41D5"/>
    <w:rsid w:val="005D48E0"/>
    <w:rsid w:val="005D4C3D"/>
    <w:rsid w:val="005D50D0"/>
    <w:rsid w:val="005D51AA"/>
    <w:rsid w:val="005D5407"/>
    <w:rsid w:val="005D54F6"/>
    <w:rsid w:val="005D557D"/>
    <w:rsid w:val="005D55DB"/>
    <w:rsid w:val="005D58FD"/>
    <w:rsid w:val="005D5BB5"/>
    <w:rsid w:val="005D5CB2"/>
    <w:rsid w:val="005D5D0A"/>
    <w:rsid w:val="005D5D30"/>
    <w:rsid w:val="005D5F9F"/>
    <w:rsid w:val="005D626D"/>
    <w:rsid w:val="005D62C9"/>
    <w:rsid w:val="005D65B2"/>
    <w:rsid w:val="005D6660"/>
    <w:rsid w:val="005D68A6"/>
    <w:rsid w:val="005D7238"/>
    <w:rsid w:val="005D741E"/>
    <w:rsid w:val="005D76EE"/>
    <w:rsid w:val="005E0117"/>
    <w:rsid w:val="005E06A1"/>
    <w:rsid w:val="005E076B"/>
    <w:rsid w:val="005E07AC"/>
    <w:rsid w:val="005E09D3"/>
    <w:rsid w:val="005E128B"/>
    <w:rsid w:val="005E12D0"/>
    <w:rsid w:val="005E1401"/>
    <w:rsid w:val="005E19FF"/>
    <w:rsid w:val="005E1C27"/>
    <w:rsid w:val="005E20D4"/>
    <w:rsid w:val="005E2295"/>
    <w:rsid w:val="005E2762"/>
    <w:rsid w:val="005E2BDC"/>
    <w:rsid w:val="005E2CA0"/>
    <w:rsid w:val="005E2D21"/>
    <w:rsid w:val="005E3020"/>
    <w:rsid w:val="005E32F2"/>
    <w:rsid w:val="005E3307"/>
    <w:rsid w:val="005E33A0"/>
    <w:rsid w:val="005E3404"/>
    <w:rsid w:val="005E3640"/>
    <w:rsid w:val="005E3914"/>
    <w:rsid w:val="005E3987"/>
    <w:rsid w:val="005E39CE"/>
    <w:rsid w:val="005E3BFC"/>
    <w:rsid w:val="005E3C65"/>
    <w:rsid w:val="005E3C80"/>
    <w:rsid w:val="005E3E3F"/>
    <w:rsid w:val="005E3EAF"/>
    <w:rsid w:val="005E41A3"/>
    <w:rsid w:val="005E41F5"/>
    <w:rsid w:val="005E420D"/>
    <w:rsid w:val="005E432D"/>
    <w:rsid w:val="005E4332"/>
    <w:rsid w:val="005E43CD"/>
    <w:rsid w:val="005E4861"/>
    <w:rsid w:val="005E4A6B"/>
    <w:rsid w:val="005E4B51"/>
    <w:rsid w:val="005E4B70"/>
    <w:rsid w:val="005E4CDB"/>
    <w:rsid w:val="005E5238"/>
    <w:rsid w:val="005E58B6"/>
    <w:rsid w:val="005E5B4B"/>
    <w:rsid w:val="005E5C00"/>
    <w:rsid w:val="005E5C3D"/>
    <w:rsid w:val="005E62E6"/>
    <w:rsid w:val="005E6784"/>
    <w:rsid w:val="005E6D5A"/>
    <w:rsid w:val="005E6DBD"/>
    <w:rsid w:val="005E70B6"/>
    <w:rsid w:val="005E73AF"/>
    <w:rsid w:val="005E77A4"/>
    <w:rsid w:val="005E7C01"/>
    <w:rsid w:val="005E7D92"/>
    <w:rsid w:val="005F019E"/>
    <w:rsid w:val="005F02E8"/>
    <w:rsid w:val="005F0593"/>
    <w:rsid w:val="005F068B"/>
    <w:rsid w:val="005F0847"/>
    <w:rsid w:val="005F08B0"/>
    <w:rsid w:val="005F08D1"/>
    <w:rsid w:val="005F0B06"/>
    <w:rsid w:val="005F0B0A"/>
    <w:rsid w:val="005F0DA6"/>
    <w:rsid w:val="005F10FB"/>
    <w:rsid w:val="005F1202"/>
    <w:rsid w:val="005F193D"/>
    <w:rsid w:val="005F1FB0"/>
    <w:rsid w:val="005F2041"/>
    <w:rsid w:val="005F2058"/>
    <w:rsid w:val="005F2925"/>
    <w:rsid w:val="005F2E39"/>
    <w:rsid w:val="005F311E"/>
    <w:rsid w:val="005F3164"/>
    <w:rsid w:val="005F3356"/>
    <w:rsid w:val="005F33ED"/>
    <w:rsid w:val="005F3526"/>
    <w:rsid w:val="005F354B"/>
    <w:rsid w:val="005F3667"/>
    <w:rsid w:val="005F3E2C"/>
    <w:rsid w:val="005F3E6B"/>
    <w:rsid w:val="005F424C"/>
    <w:rsid w:val="005F42C3"/>
    <w:rsid w:val="005F43AB"/>
    <w:rsid w:val="005F44CC"/>
    <w:rsid w:val="005F4576"/>
    <w:rsid w:val="005F4593"/>
    <w:rsid w:val="005F4CE3"/>
    <w:rsid w:val="005F4E38"/>
    <w:rsid w:val="005F55A1"/>
    <w:rsid w:val="005F569C"/>
    <w:rsid w:val="005F5CBF"/>
    <w:rsid w:val="005F5D79"/>
    <w:rsid w:val="005F5D9C"/>
    <w:rsid w:val="005F5F17"/>
    <w:rsid w:val="005F6219"/>
    <w:rsid w:val="005F6735"/>
    <w:rsid w:val="005F68CA"/>
    <w:rsid w:val="005F6E42"/>
    <w:rsid w:val="005F6F15"/>
    <w:rsid w:val="005F6F8B"/>
    <w:rsid w:val="005F781C"/>
    <w:rsid w:val="005F796D"/>
    <w:rsid w:val="005F7C4A"/>
    <w:rsid w:val="005F7E12"/>
    <w:rsid w:val="00600042"/>
    <w:rsid w:val="00600092"/>
    <w:rsid w:val="006000D6"/>
    <w:rsid w:val="0060028E"/>
    <w:rsid w:val="006005FA"/>
    <w:rsid w:val="00600851"/>
    <w:rsid w:val="0060089E"/>
    <w:rsid w:val="006009E1"/>
    <w:rsid w:val="00600B64"/>
    <w:rsid w:val="00600D53"/>
    <w:rsid w:val="00600EB4"/>
    <w:rsid w:val="006012B9"/>
    <w:rsid w:val="00601492"/>
    <w:rsid w:val="006014C7"/>
    <w:rsid w:val="0060169A"/>
    <w:rsid w:val="006016C8"/>
    <w:rsid w:val="00601AB4"/>
    <w:rsid w:val="00601B25"/>
    <w:rsid w:val="00601BD7"/>
    <w:rsid w:val="0060202F"/>
    <w:rsid w:val="006021AC"/>
    <w:rsid w:val="00602230"/>
    <w:rsid w:val="00603098"/>
    <w:rsid w:val="006034B1"/>
    <w:rsid w:val="00603795"/>
    <w:rsid w:val="006037D9"/>
    <w:rsid w:val="006039EE"/>
    <w:rsid w:val="00603AC1"/>
    <w:rsid w:val="00603FDD"/>
    <w:rsid w:val="006040C1"/>
    <w:rsid w:val="0060421A"/>
    <w:rsid w:val="006042A9"/>
    <w:rsid w:val="0060440A"/>
    <w:rsid w:val="006048DF"/>
    <w:rsid w:val="00604A0A"/>
    <w:rsid w:val="00604DDB"/>
    <w:rsid w:val="00604ED7"/>
    <w:rsid w:val="00605005"/>
    <w:rsid w:val="006054DF"/>
    <w:rsid w:val="006057ED"/>
    <w:rsid w:val="00605A29"/>
    <w:rsid w:val="00605B59"/>
    <w:rsid w:val="00606314"/>
    <w:rsid w:val="0060640E"/>
    <w:rsid w:val="0060651C"/>
    <w:rsid w:val="00606639"/>
    <w:rsid w:val="0060689A"/>
    <w:rsid w:val="0060689E"/>
    <w:rsid w:val="00606962"/>
    <w:rsid w:val="006069EB"/>
    <w:rsid w:val="00606AA8"/>
    <w:rsid w:val="00606B1F"/>
    <w:rsid w:val="00606C69"/>
    <w:rsid w:val="00606CC5"/>
    <w:rsid w:val="00606F08"/>
    <w:rsid w:val="00607142"/>
    <w:rsid w:val="00607275"/>
    <w:rsid w:val="00607499"/>
    <w:rsid w:val="00607945"/>
    <w:rsid w:val="00607E30"/>
    <w:rsid w:val="00610153"/>
    <w:rsid w:val="006101B2"/>
    <w:rsid w:val="00610236"/>
    <w:rsid w:val="0061023A"/>
    <w:rsid w:val="0061023B"/>
    <w:rsid w:val="00610E5C"/>
    <w:rsid w:val="006110EA"/>
    <w:rsid w:val="00611125"/>
    <w:rsid w:val="00611290"/>
    <w:rsid w:val="006112F2"/>
    <w:rsid w:val="006114BA"/>
    <w:rsid w:val="00611615"/>
    <w:rsid w:val="00611687"/>
    <w:rsid w:val="0061174F"/>
    <w:rsid w:val="006118E7"/>
    <w:rsid w:val="00611B6C"/>
    <w:rsid w:val="00611B70"/>
    <w:rsid w:val="00611BDF"/>
    <w:rsid w:val="00611E26"/>
    <w:rsid w:val="00611F82"/>
    <w:rsid w:val="0061200B"/>
    <w:rsid w:val="006120D3"/>
    <w:rsid w:val="00612121"/>
    <w:rsid w:val="006123FC"/>
    <w:rsid w:val="00612504"/>
    <w:rsid w:val="00612A38"/>
    <w:rsid w:val="00612D2B"/>
    <w:rsid w:val="00612F9C"/>
    <w:rsid w:val="006135AA"/>
    <w:rsid w:val="006137A6"/>
    <w:rsid w:val="00613956"/>
    <w:rsid w:val="00613965"/>
    <w:rsid w:val="00613E71"/>
    <w:rsid w:val="006142B0"/>
    <w:rsid w:val="00614576"/>
    <w:rsid w:val="006147C6"/>
    <w:rsid w:val="0061482A"/>
    <w:rsid w:val="00614921"/>
    <w:rsid w:val="00614BD3"/>
    <w:rsid w:val="00614BFB"/>
    <w:rsid w:val="00614EC6"/>
    <w:rsid w:val="00614FD5"/>
    <w:rsid w:val="006153E0"/>
    <w:rsid w:val="0061552D"/>
    <w:rsid w:val="006155D8"/>
    <w:rsid w:val="00615829"/>
    <w:rsid w:val="006159AC"/>
    <w:rsid w:val="00615C73"/>
    <w:rsid w:val="00616151"/>
    <w:rsid w:val="006162BB"/>
    <w:rsid w:val="00616396"/>
    <w:rsid w:val="00616560"/>
    <w:rsid w:val="006165D5"/>
    <w:rsid w:val="0061696E"/>
    <w:rsid w:val="00616A0F"/>
    <w:rsid w:val="00616B82"/>
    <w:rsid w:val="00616BAB"/>
    <w:rsid w:val="00616C0E"/>
    <w:rsid w:val="00616C48"/>
    <w:rsid w:val="00616CDA"/>
    <w:rsid w:val="00616F24"/>
    <w:rsid w:val="00616FCD"/>
    <w:rsid w:val="0061749B"/>
    <w:rsid w:val="0061752B"/>
    <w:rsid w:val="0061793F"/>
    <w:rsid w:val="006179FB"/>
    <w:rsid w:val="00617AAC"/>
    <w:rsid w:val="00617FBF"/>
    <w:rsid w:val="00620387"/>
    <w:rsid w:val="00620745"/>
    <w:rsid w:val="006209B3"/>
    <w:rsid w:val="00620C60"/>
    <w:rsid w:val="00620EB0"/>
    <w:rsid w:val="00620EFA"/>
    <w:rsid w:val="0062110E"/>
    <w:rsid w:val="006215AD"/>
    <w:rsid w:val="00621CC0"/>
    <w:rsid w:val="00622046"/>
    <w:rsid w:val="006220B8"/>
    <w:rsid w:val="00622136"/>
    <w:rsid w:val="00622246"/>
    <w:rsid w:val="006222AD"/>
    <w:rsid w:val="006227B7"/>
    <w:rsid w:val="00622927"/>
    <w:rsid w:val="00622C25"/>
    <w:rsid w:val="00622CEA"/>
    <w:rsid w:val="00622DB6"/>
    <w:rsid w:val="006233F7"/>
    <w:rsid w:val="006235C4"/>
    <w:rsid w:val="00623D1D"/>
    <w:rsid w:val="00623D71"/>
    <w:rsid w:val="00624015"/>
    <w:rsid w:val="0062404F"/>
    <w:rsid w:val="00624402"/>
    <w:rsid w:val="00624749"/>
    <w:rsid w:val="00624895"/>
    <w:rsid w:val="00624AB9"/>
    <w:rsid w:val="0062520D"/>
    <w:rsid w:val="00625272"/>
    <w:rsid w:val="006252E5"/>
    <w:rsid w:val="00625350"/>
    <w:rsid w:val="0062561F"/>
    <w:rsid w:val="00625759"/>
    <w:rsid w:val="006257EB"/>
    <w:rsid w:val="00625B4B"/>
    <w:rsid w:val="00625D21"/>
    <w:rsid w:val="00625E12"/>
    <w:rsid w:val="00625EFB"/>
    <w:rsid w:val="0062607F"/>
    <w:rsid w:val="006263F8"/>
    <w:rsid w:val="00626942"/>
    <w:rsid w:val="00626945"/>
    <w:rsid w:val="00626CC0"/>
    <w:rsid w:val="00626CF2"/>
    <w:rsid w:val="00626D54"/>
    <w:rsid w:val="00626F74"/>
    <w:rsid w:val="00627164"/>
    <w:rsid w:val="006272D9"/>
    <w:rsid w:val="0062778A"/>
    <w:rsid w:val="0062799B"/>
    <w:rsid w:val="00630121"/>
    <w:rsid w:val="0063085B"/>
    <w:rsid w:val="006308F5"/>
    <w:rsid w:val="00630951"/>
    <w:rsid w:val="00630EFE"/>
    <w:rsid w:val="00630F61"/>
    <w:rsid w:val="00631013"/>
    <w:rsid w:val="0063104E"/>
    <w:rsid w:val="006310B0"/>
    <w:rsid w:val="006311FE"/>
    <w:rsid w:val="0063128B"/>
    <w:rsid w:val="006312DB"/>
    <w:rsid w:val="00631709"/>
    <w:rsid w:val="006317E8"/>
    <w:rsid w:val="00631C1D"/>
    <w:rsid w:val="00631C42"/>
    <w:rsid w:val="00631CC3"/>
    <w:rsid w:val="0063211E"/>
    <w:rsid w:val="0063238E"/>
    <w:rsid w:val="0063258E"/>
    <w:rsid w:val="00632614"/>
    <w:rsid w:val="00632704"/>
    <w:rsid w:val="006329AD"/>
    <w:rsid w:val="00632A64"/>
    <w:rsid w:val="00632BCB"/>
    <w:rsid w:val="00632C14"/>
    <w:rsid w:val="00632E24"/>
    <w:rsid w:val="00632ECA"/>
    <w:rsid w:val="00632FEC"/>
    <w:rsid w:val="00633077"/>
    <w:rsid w:val="00633184"/>
    <w:rsid w:val="006331FE"/>
    <w:rsid w:val="0063332D"/>
    <w:rsid w:val="006334A8"/>
    <w:rsid w:val="00633801"/>
    <w:rsid w:val="00633976"/>
    <w:rsid w:val="00633A31"/>
    <w:rsid w:val="00633AFC"/>
    <w:rsid w:val="006340A4"/>
    <w:rsid w:val="006341AB"/>
    <w:rsid w:val="0063424D"/>
    <w:rsid w:val="0063430E"/>
    <w:rsid w:val="00634381"/>
    <w:rsid w:val="00634840"/>
    <w:rsid w:val="0063487C"/>
    <w:rsid w:val="00634A4E"/>
    <w:rsid w:val="00634C5D"/>
    <w:rsid w:val="00634ED8"/>
    <w:rsid w:val="00635023"/>
    <w:rsid w:val="00635A55"/>
    <w:rsid w:val="00635B39"/>
    <w:rsid w:val="00635B5D"/>
    <w:rsid w:val="00635F38"/>
    <w:rsid w:val="0063667A"/>
    <w:rsid w:val="006367D0"/>
    <w:rsid w:val="00636DFA"/>
    <w:rsid w:val="0063728D"/>
    <w:rsid w:val="00637325"/>
    <w:rsid w:val="006373EC"/>
    <w:rsid w:val="00637482"/>
    <w:rsid w:val="00637B26"/>
    <w:rsid w:val="00637B3C"/>
    <w:rsid w:val="00637C7F"/>
    <w:rsid w:val="00637E7F"/>
    <w:rsid w:val="00640310"/>
    <w:rsid w:val="0064057F"/>
    <w:rsid w:val="00640903"/>
    <w:rsid w:val="006409EA"/>
    <w:rsid w:val="006409F7"/>
    <w:rsid w:val="00640E90"/>
    <w:rsid w:val="00641142"/>
    <w:rsid w:val="0064143C"/>
    <w:rsid w:val="00641794"/>
    <w:rsid w:val="00641AAE"/>
    <w:rsid w:val="00641E13"/>
    <w:rsid w:val="00641ED9"/>
    <w:rsid w:val="00642127"/>
    <w:rsid w:val="00642495"/>
    <w:rsid w:val="006427E2"/>
    <w:rsid w:val="00642B2F"/>
    <w:rsid w:val="00642B65"/>
    <w:rsid w:val="006431C4"/>
    <w:rsid w:val="00643528"/>
    <w:rsid w:val="0064385E"/>
    <w:rsid w:val="00643AD8"/>
    <w:rsid w:val="00643BC6"/>
    <w:rsid w:val="00643C46"/>
    <w:rsid w:val="00643E1F"/>
    <w:rsid w:val="00643EE7"/>
    <w:rsid w:val="0064477A"/>
    <w:rsid w:val="006448EE"/>
    <w:rsid w:val="00644C15"/>
    <w:rsid w:val="00644E1B"/>
    <w:rsid w:val="00644F8B"/>
    <w:rsid w:val="00645089"/>
    <w:rsid w:val="006451AE"/>
    <w:rsid w:val="006452BC"/>
    <w:rsid w:val="0064551E"/>
    <w:rsid w:val="00645A8A"/>
    <w:rsid w:val="00646256"/>
    <w:rsid w:val="006464D9"/>
    <w:rsid w:val="0064668F"/>
    <w:rsid w:val="00646706"/>
    <w:rsid w:val="00646B73"/>
    <w:rsid w:val="00646C07"/>
    <w:rsid w:val="00646E98"/>
    <w:rsid w:val="00647113"/>
    <w:rsid w:val="0064720A"/>
    <w:rsid w:val="00647250"/>
    <w:rsid w:val="006472DD"/>
    <w:rsid w:val="006477BF"/>
    <w:rsid w:val="006478E2"/>
    <w:rsid w:val="006479B4"/>
    <w:rsid w:val="00647D52"/>
    <w:rsid w:val="00647D71"/>
    <w:rsid w:val="00647EDF"/>
    <w:rsid w:val="00650043"/>
    <w:rsid w:val="006500DB"/>
    <w:rsid w:val="006502CE"/>
    <w:rsid w:val="0065033E"/>
    <w:rsid w:val="00650351"/>
    <w:rsid w:val="00650362"/>
    <w:rsid w:val="00650516"/>
    <w:rsid w:val="0065053C"/>
    <w:rsid w:val="0065065B"/>
    <w:rsid w:val="00650AAF"/>
    <w:rsid w:val="00650AEE"/>
    <w:rsid w:val="00650D0D"/>
    <w:rsid w:val="00650EA3"/>
    <w:rsid w:val="00651281"/>
    <w:rsid w:val="006514A6"/>
    <w:rsid w:val="006514DC"/>
    <w:rsid w:val="0065166B"/>
    <w:rsid w:val="0065180A"/>
    <w:rsid w:val="0065192B"/>
    <w:rsid w:val="00651A2A"/>
    <w:rsid w:val="00651A85"/>
    <w:rsid w:val="00651C00"/>
    <w:rsid w:val="00651D0C"/>
    <w:rsid w:val="00651D79"/>
    <w:rsid w:val="00651F56"/>
    <w:rsid w:val="00652214"/>
    <w:rsid w:val="006524E5"/>
    <w:rsid w:val="006525D2"/>
    <w:rsid w:val="006525EE"/>
    <w:rsid w:val="0065265F"/>
    <w:rsid w:val="00652A39"/>
    <w:rsid w:val="00652BBB"/>
    <w:rsid w:val="00652CE4"/>
    <w:rsid w:val="00652F33"/>
    <w:rsid w:val="00652F40"/>
    <w:rsid w:val="00652F6F"/>
    <w:rsid w:val="006534B1"/>
    <w:rsid w:val="00653881"/>
    <w:rsid w:val="00653B37"/>
    <w:rsid w:val="00653B8E"/>
    <w:rsid w:val="00653D0B"/>
    <w:rsid w:val="00653D86"/>
    <w:rsid w:val="00653E2F"/>
    <w:rsid w:val="00653F74"/>
    <w:rsid w:val="0065403C"/>
    <w:rsid w:val="00654242"/>
    <w:rsid w:val="00654330"/>
    <w:rsid w:val="006543B5"/>
    <w:rsid w:val="006547A1"/>
    <w:rsid w:val="006547F0"/>
    <w:rsid w:val="006548ED"/>
    <w:rsid w:val="00654905"/>
    <w:rsid w:val="00654DA1"/>
    <w:rsid w:val="00654E75"/>
    <w:rsid w:val="00654F6B"/>
    <w:rsid w:val="00654FD9"/>
    <w:rsid w:val="00654FEB"/>
    <w:rsid w:val="00655005"/>
    <w:rsid w:val="00655149"/>
    <w:rsid w:val="006554CA"/>
    <w:rsid w:val="00655839"/>
    <w:rsid w:val="006558EF"/>
    <w:rsid w:val="00655B11"/>
    <w:rsid w:val="006560B9"/>
    <w:rsid w:val="0065615B"/>
    <w:rsid w:val="006563F6"/>
    <w:rsid w:val="00656415"/>
    <w:rsid w:val="00656680"/>
    <w:rsid w:val="00656914"/>
    <w:rsid w:val="006569D7"/>
    <w:rsid w:val="00656A9D"/>
    <w:rsid w:val="00656E3D"/>
    <w:rsid w:val="00656E68"/>
    <w:rsid w:val="00657328"/>
    <w:rsid w:val="00657417"/>
    <w:rsid w:val="00657428"/>
    <w:rsid w:val="0065753B"/>
    <w:rsid w:val="006578D4"/>
    <w:rsid w:val="0066088F"/>
    <w:rsid w:val="00660AA8"/>
    <w:rsid w:val="00660EC2"/>
    <w:rsid w:val="00661272"/>
    <w:rsid w:val="006613FF"/>
    <w:rsid w:val="006615AD"/>
    <w:rsid w:val="00661638"/>
    <w:rsid w:val="006618C5"/>
    <w:rsid w:val="00661EA7"/>
    <w:rsid w:val="00661FD7"/>
    <w:rsid w:val="0066219D"/>
    <w:rsid w:val="006623C4"/>
    <w:rsid w:val="006625F1"/>
    <w:rsid w:val="00662CAA"/>
    <w:rsid w:val="00662EE5"/>
    <w:rsid w:val="006630E4"/>
    <w:rsid w:val="00663462"/>
    <w:rsid w:val="0066358D"/>
    <w:rsid w:val="00663BD2"/>
    <w:rsid w:val="00663C33"/>
    <w:rsid w:val="00663E35"/>
    <w:rsid w:val="00664038"/>
    <w:rsid w:val="00664065"/>
    <w:rsid w:val="0066409F"/>
    <w:rsid w:val="006644FA"/>
    <w:rsid w:val="0066453E"/>
    <w:rsid w:val="00664621"/>
    <w:rsid w:val="0066470B"/>
    <w:rsid w:val="0066471E"/>
    <w:rsid w:val="006648EF"/>
    <w:rsid w:val="00664938"/>
    <w:rsid w:val="00664A28"/>
    <w:rsid w:val="00664B14"/>
    <w:rsid w:val="00664BC5"/>
    <w:rsid w:val="00664C59"/>
    <w:rsid w:val="00664F16"/>
    <w:rsid w:val="00664FD2"/>
    <w:rsid w:val="0066605E"/>
    <w:rsid w:val="00666141"/>
    <w:rsid w:val="00666195"/>
    <w:rsid w:val="0066636E"/>
    <w:rsid w:val="006663A5"/>
    <w:rsid w:val="00666775"/>
    <w:rsid w:val="006668C6"/>
    <w:rsid w:val="00666DFB"/>
    <w:rsid w:val="00666FA5"/>
    <w:rsid w:val="00667233"/>
    <w:rsid w:val="0066723D"/>
    <w:rsid w:val="006673D4"/>
    <w:rsid w:val="006674F9"/>
    <w:rsid w:val="006675E6"/>
    <w:rsid w:val="006679F4"/>
    <w:rsid w:val="00667C01"/>
    <w:rsid w:val="00667C0E"/>
    <w:rsid w:val="00667CCA"/>
    <w:rsid w:val="00667D91"/>
    <w:rsid w:val="00667E04"/>
    <w:rsid w:val="00670005"/>
    <w:rsid w:val="00670152"/>
    <w:rsid w:val="006702A0"/>
    <w:rsid w:val="006703A0"/>
    <w:rsid w:val="00670415"/>
    <w:rsid w:val="00670491"/>
    <w:rsid w:val="00670530"/>
    <w:rsid w:val="00670D85"/>
    <w:rsid w:val="00671231"/>
    <w:rsid w:val="00671364"/>
    <w:rsid w:val="006716D1"/>
    <w:rsid w:val="0067180C"/>
    <w:rsid w:val="006718D6"/>
    <w:rsid w:val="006719D3"/>
    <w:rsid w:val="00671C24"/>
    <w:rsid w:val="0067225F"/>
    <w:rsid w:val="00672274"/>
    <w:rsid w:val="00672367"/>
    <w:rsid w:val="0067290E"/>
    <w:rsid w:val="00672A20"/>
    <w:rsid w:val="00672E05"/>
    <w:rsid w:val="00672E08"/>
    <w:rsid w:val="00672FC5"/>
    <w:rsid w:val="00673047"/>
    <w:rsid w:val="006730A5"/>
    <w:rsid w:val="00673564"/>
    <w:rsid w:val="00673635"/>
    <w:rsid w:val="0067385C"/>
    <w:rsid w:val="00673974"/>
    <w:rsid w:val="00673D0D"/>
    <w:rsid w:val="00673DC3"/>
    <w:rsid w:val="00674026"/>
    <w:rsid w:val="00674058"/>
    <w:rsid w:val="00674091"/>
    <w:rsid w:val="00674134"/>
    <w:rsid w:val="0067418F"/>
    <w:rsid w:val="006741AF"/>
    <w:rsid w:val="006747E8"/>
    <w:rsid w:val="00674CD6"/>
    <w:rsid w:val="00674EA0"/>
    <w:rsid w:val="00674EA7"/>
    <w:rsid w:val="00674F5C"/>
    <w:rsid w:val="00675309"/>
    <w:rsid w:val="00675781"/>
    <w:rsid w:val="00675A45"/>
    <w:rsid w:val="00675D2A"/>
    <w:rsid w:val="00675E44"/>
    <w:rsid w:val="006761AB"/>
    <w:rsid w:val="0067621B"/>
    <w:rsid w:val="00676359"/>
    <w:rsid w:val="00676480"/>
    <w:rsid w:val="006769F8"/>
    <w:rsid w:val="00676C5D"/>
    <w:rsid w:val="00676EA7"/>
    <w:rsid w:val="006772FC"/>
    <w:rsid w:val="00677576"/>
    <w:rsid w:val="006775B1"/>
    <w:rsid w:val="00677779"/>
    <w:rsid w:val="006779B3"/>
    <w:rsid w:val="00677AF3"/>
    <w:rsid w:val="00677CC4"/>
    <w:rsid w:val="00677D92"/>
    <w:rsid w:val="00677D9F"/>
    <w:rsid w:val="00677E3E"/>
    <w:rsid w:val="00677FC7"/>
    <w:rsid w:val="006800F6"/>
    <w:rsid w:val="00680130"/>
    <w:rsid w:val="00680168"/>
    <w:rsid w:val="006801DB"/>
    <w:rsid w:val="00680208"/>
    <w:rsid w:val="00680409"/>
    <w:rsid w:val="00681220"/>
    <w:rsid w:val="0068132B"/>
    <w:rsid w:val="006813AE"/>
    <w:rsid w:val="006815C1"/>
    <w:rsid w:val="00681C96"/>
    <w:rsid w:val="00682280"/>
    <w:rsid w:val="0068267B"/>
    <w:rsid w:val="006827D4"/>
    <w:rsid w:val="00682A2D"/>
    <w:rsid w:val="00682B60"/>
    <w:rsid w:val="00682DE8"/>
    <w:rsid w:val="0068332B"/>
    <w:rsid w:val="006833D1"/>
    <w:rsid w:val="006834A6"/>
    <w:rsid w:val="0068353A"/>
    <w:rsid w:val="006839F3"/>
    <w:rsid w:val="00683C74"/>
    <w:rsid w:val="00683D9F"/>
    <w:rsid w:val="00683ED7"/>
    <w:rsid w:val="00683F8B"/>
    <w:rsid w:val="00683FB9"/>
    <w:rsid w:val="00684005"/>
    <w:rsid w:val="006842B4"/>
    <w:rsid w:val="006848A1"/>
    <w:rsid w:val="006848B8"/>
    <w:rsid w:val="00684B2A"/>
    <w:rsid w:val="00685021"/>
    <w:rsid w:val="006856C7"/>
    <w:rsid w:val="00685A74"/>
    <w:rsid w:val="00685E74"/>
    <w:rsid w:val="006860DC"/>
    <w:rsid w:val="0068622F"/>
    <w:rsid w:val="00686239"/>
    <w:rsid w:val="00686994"/>
    <w:rsid w:val="00686BF8"/>
    <w:rsid w:val="00687157"/>
    <w:rsid w:val="00687367"/>
    <w:rsid w:val="00687F27"/>
    <w:rsid w:val="0069020C"/>
    <w:rsid w:val="00690301"/>
    <w:rsid w:val="00690494"/>
    <w:rsid w:val="00690693"/>
    <w:rsid w:val="00690AC6"/>
    <w:rsid w:val="00690CDA"/>
    <w:rsid w:val="00690E1F"/>
    <w:rsid w:val="0069111E"/>
    <w:rsid w:val="006911E9"/>
    <w:rsid w:val="0069123E"/>
    <w:rsid w:val="0069127B"/>
    <w:rsid w:val="006916D3"/>
    <w:rsid w:val="006918AB"/>
    <w:rsid w:val="00691900"/>
    <w:rsid w:val="00691A5E"/>
    <w:rsid w:val="006920EE"/>
    <w:rsid w:val="00692292"/>
    <w:rsid w:val="00692437"/>
    <w:rsid w:val="00692493"/>
    <w:rsid w:val="00692798"/>
    <w:rsid w:val="00692A0E"/>
    <w:rsid w:val="00692AA4"/>
    <w:rsid w:val="00692B6B"/>
    <w:rsid w:val="00692BF5"/>
    <w:rsid w:val="00692DEA"/>
    <w:rsid w:val="00692F18"/>
    <w:rsid w:val="006931DC"/>
    <w:rsid w:val="00693362"/>
    <w:rsid w:val="0069383A"/>
    <w:rsid w:val="00693D60"/>
    <w:rsid w:val="00693EF7"/>
    <w:rsid w:val="0069432E"/>
    <w:rsid w:val="00694689"/>
    <w:rsid w:val="006946DA"/>
    <w:rsid w:val="00694746"/>
    <w:rsid w:val="00694846"/>
    <w:rsid w:val="00694B79"/>
    <w:rsid w:val="00694CAD"/>
    <w:rsid w:val="006952DF"/>
    <w:rsid w:val="006956BE"/>
    <w:rsid w:val="006956E1"/>
    <w:rsid w:val="00695982"/>
    <w:rsid w:val="00695B1C"/>
    <w:rsid w:val="00695CE8"/>
    <w:rsid w:val="00695F79"/>
    <w:rsid w:val="006967F6"/>
    <w:rsid w:val="006968B7"/>
    <w:rsid w:val="00696AB2"/>
    <w:rsid w:val="00696AF2"/>
    <w:rsid w:val="00696DE2"/>
    <w:rsid w:val="00696FB0"/>
    <w:rsid w:val="0069732C"/>
    <w:rsid w:val="00697494"/>
    <w:rsid w:val="00697807"/>
    <w:rsid w:val="0069798B"/>
    <w:rsid w:val="00697AF2"/>
    <w:rsid w:val="00697B6A"/>
    <w:rsid w:val="00697E45"/>
    <w:rsid w:val="006A0091"/>
    <w:rsid w:val="006A05F0"/>
    <w:rsid w:val="006A08C4"/>
    <w:rsid w:val="006A0900"/>
    <w:rsid w:val="006A0B9E"/>
    <w:rsid w:val="006A0C62"/>
    <w:rsid w:val="006A0D7F"/>
    <w:rsid w:val="006A0FE0"/>
    <w:rsid w:val="006A1089"/>
    <w:rsid w:val="006A1167"/>
    <w:rsid w:val="006A1894"/>
    <w:rsid w:val="006A1D14"/>
    <w:rsid w:val="006A203A"/>
    <w:rsid w:val="006A21DF"/>
    <w:rsid w:val="006A2246"/>
    <w:rsid w:val="006A23DA"/>
    <w:rsid w:val="006A244A"/>
    <w:rsid w:val="006A24CC"/>
    <w:rsid w:val="006A2651"/>
    <w:rsid w:val="006A2678"/>
    <w:rsid w:val="006A2B2C"/>
    <w:rsid w:val="006A2CB0"/>
    <w:rsid w:val="006A2D9D"/>
    <w:rsid w:val="006A2EE0"/>
    <w:rsid w:val="006A2FF5"/>
    <w:rsid w:val="006A3229"/>
    <w:rsid w:val="006A3451"/>
    <w:rsid w:val="006A34A0"/>
    <w:rsid w:val="006A359A"/>
    <w:rsid w:val="006A3AD2"/>
    <w:rsid w:val="006A3B01"/>
    <w:rsid w:val="006A3B89"/>
    <w:rsid w:val="006A3D54"/>
    <w:rsid w:val="006A3DA7"/>
    <w:rsid w:val="006A3F03"/>
    <w:rsid w:val="006A40C5"/>
    <w:rsid w:val="006A4139"/>
    <w:rsid w:val="006A4209"/>
    <w:rsid w:val="006A4277"/>
    <w:rsid w:val="006A4383"/>
    <w:rsid w:val="006A4606"/>
    <w:rsid w:val="006A4941"/>
    <w:rsid w:val="006A4C56"/>
    <w:rsid w:val="006A4E4E"/>
    <w:rsid w:val="006A5319"/>
    <w:rsid w:val="006A5550"/>
    <w:rsid w:val="006A55C4"/>
    <w:rsid w:val="006A5641"/>
    <w:rsid w:val="006A5709"/>
    <w:rsid w:val="006A5D86"/>
    <w:rsid w:val="006A5FEA"/>
    <w:rsid w:val="006A6361"/>
    <w:rsid w:val="006A6887"/>
    <w:rsid w:val="006A6CC0"/>
    <w:rsid w:val="006A6DD4"/>
    <w:rsid w:val="006A7128"/>
    <w:rsid w:val="006A7298"/>
    <w:rsid w:val="006A74A4"/>
    <w:rsid w:val="006A764F"/>
    <w:rsid w:val="006A77BE"/>
    <w:rsid w:val="006A786F"/>
    <w:rsid w:val="006A7A70"/>
    <w:rsid w:val="006B04C1"/>
    <w:rsid w:val="006B0697"/>
    <w:rsid w:val="006B0718"/>
    <w:rsid w:val="006B08EC"/>
    <w:rsid w:val="006B0F18"/>
    <w:rsid w:val="006B1276"/>
    <w:rsid w:val="006B13AE"/>
    <w:rsid w:val="006B1428"/>
    <w:rsid w:val="006B1506"/>
    <w:rsid w:val="006B1516"/>
    <w:rsid w:val="006B18A8"/>
    <w:rsid w:val="006B1B56"/>
    <w:rsid w:val="006B1C5F"/>
    <w:rsid w:val="006B1F21"/>
    <w:rsid w:val="006B2352"/>
    <w:rsid w:val="006B238B"/>
    <w:rsid w:val="006B2576"/>
    <w:rsid w:val="006B27AD"/>
    <w:rsid w:val="006B29A3"/>
    <w:rsid w:val="006B2B8B"/>
    <w:rsid w:val="006B2C4D"/>
    <w:rsid w:val="006B2EFF"/>
    <w:rsid w:val="006B319F"/>
    <w:rsid w:val="006B320C"/>
    <w:rsid w:val="006B3320"/>
    <w:rsid w:val="006B3599"/>
    <w:rsid w:val="006B36CE"/>
    <w:rsid w:val="006B38D1"/>
    <w:rsid w:val="006B3928"/>
    <w:rsid w:val="006B3C6F"/>
    <w:rsid w:val="006B3EB5"/>
    <w:rsid w:val="006B3EF8"/>
    <w:rsid w:val="006B40BD"/>
    <w:rsid w:val="006B4224"/>
    <w:rsid w:val="006B430D"/>
    <w:rsid w:val="006B4730"/>
    <w:rsid w:val="006B4BF4"/>
    <w:rsid w:val="006B5429"/>
    <w:rsid w:val="006B549E"/>
    <w:rsid w:val="006B5652"/>
    <w:rsid w:val="006B5785"/>
    <w:rsid w:val="006B588B"/>
    <w:rsid w:val="006B5B0C"/>
    <w:rsid w:val="006B5CF0"/>
    <w:rsid w:val="006B5D16"/>
    <w:rsid w:val="006B5F8C"/>
    <w:rsid w:val="006B63E1"/>
    <w:rsid w:val="006B6440"/>
    <w:rsid w:val="006B661F"/>
    <w:rsid w:val="006B677A"/>
    <w:rsid w:val="006B6787"/>
    <w:rsid w:val="006B6975"/>
    <w:rsid w:val="006B6A40"/>
    <w:rsid w:val="006B6BC1"/>
    <w:rsid w:val="006B7356"/>
    <w:rsid w:val="006B742E"/>
    <w:rsid w:val="006B7515"/>
    <w:rsid w:val="006B7E42"/>
    <w:rsid w:val="006C0749"/>
    <w:rsid w:val="006C09FF"/>
    <w:rsid w:val="006C0B8D"/>
    <w:rsid w:val="006C0DE3"/>
    <w:rsid w:val="006C1126"/>
    <w:rsid w:val="006C1279"/>
    <w:rsid w:val="006C1458"/>
    <w:rsid w:val="006C14B9"/>
    <w:rsid w:val="006C16A8"/>
    <w:rsid w:val="006C1784"/>
    <w:rsid w:val="006C181D"/>
    <w:rsid w:val="006C190A"/>
    <w:rsid w:val="006C1B85"/>
    <w:rsid w:val="006C1F03"/>
    <w:rsid w:val="006C1FEB"/>
    <w:rsid w:val="006C21EA"/>
    <w:rsid w:val="006C224E"/>
    <w:rsid w:val="006C24C3"/>
    <w:rsid w:val="006C25F3"/>
    <w:rsid w:val="006C2B64"/>
    <w:rsid w:val="006C2DE5"/>
    <w:rsid w:val="006C2FC3"/>
    <w:rsid w:val="006C32E4"/>
    <w:rsid w:val="006C35B0"/>
    <w:rsid w:val="006C36CE"/>
    <w:rsid w:val="006C3A94"/>
    <w:rsid w:val="006C3AD0"/>
    <w:rsid w:val="006C407C"/>
    <w:rsid w:val="006C43DC"/>
    <w:rsid w:val="006C4416"/>
    <w:rsid w:val="006C4778"/>
    <w:rsid w:val="006C478E"/>
    <w:rsid w:val="006C4902"/>
    <w:rsid w:val="006C4ECC"/>
    <w:rsid w:val="006C4F58"/>
    <w:rsid w:val="006C4F7F"/>
    <w:rsid w:val="006C5023"/>
    <w:rsid w:val="006C51CE"/>
    <w:rsid w:val="006C51EB"/>
    <w:rsid w:val="006C5421"/>
    <w:rsid w:val="006C5625"/>
    <w:rsid w:val="006C56BF"/>
    <w:rsid w:val="006C576D"/>
    <w:rsid w:val="006C5A97"/>
    <w:rsid w:val="006C5E28"/>
    <w:rsid w:val="006C657F"/>
    <w:rsid w:val="006C65A0"/>
    <w:rsid w:val="006C663B"/>
    <w:rsid w:val="006C66DA"/>
    <w:rsid w:val="006C6C71"/>
    <w:rsid w:val="006C706E"/>
    <w:rsid w:val="006C7090"/>
    <w:rsid w:val="006C77F5"/>
    <w:rsid w:val="006C788A"/>
    <w:rsid w:val="006C7D90"/>
    <w:rsid w:val="006C7DA4"/>
    <w:rsid w:val="006C7FAE"/>
    <w:rsid w:val="006D01FF"/>
    <w:rsid w:val="006D02A7"/>
    <w:rsid w:val="006D08FB"/>
    <w:rsid w:val="006D0996"/>
    <w:rsid w:val="006D0C14"/>
    <w:rsid w:val="006D0D6A"/>
    <w:rsid w:val="006D0DC8"/>
    <w:rsid w:val="006D0EC0"/>
    <w:rsid w:val="006D1103"/>
    <w:rsid w:val="006D122A"/>
    <w:rsid w:val="006D129A"/>
    <w:rsid w:val="006D1433"/>
    <w:rsid w:val="006D16FC"/>
    <w:rsid w:val="006D1740"/>
    <w:rsid w:val="006D1E2F"/>
    <w:rsid w:val="006D20D7"/>
    <w:rsid w:val="006D2131"/>
    <w:rsid w:val="006D23FC"/>
    <w:rsid w:val="006D2478"/>
    <w:rsid w:val="006D26DF"/>
    <w:rsid w:val="006D2773"/>
    <w:rsid w:val="006D2D80"/>
    <w:rsid w:val="006D2F18"/>
    <w:rsid w:val="006D3034"/>
    <w:rsid w:val="006D32C5"/>
    <w:rsid w:val="006D33BD"/>
    <w:rsid w:val="006D34BE"/>
    <w:rsid w:val="006D3788"/>
    <w:rsid w:val="006D37B6"/>
    <w:rsid w:val="006D3B34"/>
    <w:rsid w:val="006D3BF3"/>
    <w:rsid w:val="006D3C6B"/>
    <w:rsid w:val="006D4399"/>
    <w:rsid w:val="006D47A3"/>
    <w:rsid w:val="006D4890"/>
    <w:rsid w:val="006D4AB9"/>
    <w:rsid w:val="006D4B0D"/>
    <w:rsid w:val="006D4B8A"/>
    <w:rsid w:val="006D4C68"/>
    <w:rsid w:val="006D4DE9"/>
    <w:rsid w:val="006D5439"/>
    <w:rsid w:val="006D55F7"/>
    <w:rsid w:val="006D580E"/>
    <w:rsid w:val="006D5966"/>
    <w:rsid w:val="006D5A27"/>
    <w:rsid w:val="006D62F2"/>
    <w:rsid w:val="006D65EE"/>
    <w:rsid w:val="006D65FD"/>
    <w:rsid w:val="006D676F"/>
    <w:rsid w:val="006D67BE"/>
    <w:rsid w:val="006D6842"/>
    <w:rsid w:val="006D6A26"/>
    <w:rsid w:val="006D6FBB"/>
    <w:rsid w:val="006D72D5"/>
    <w:rsid w:val="006D75DB"/>
    <w:rsid w:val="006D7667"/>
    <w:rsid w:val="006E02A3"/>
    <w:rsid w:val="006E0416"/>
    <w:rsid w:val="006E0811"/>
    <w:rsid w:val="006E082C"/>
    <w:rsid w:val="006E0948"/>
    <w:rsid w:val="006E09C2"/>
    <w:rsid w:val="006E09D8"/>
    <w:rsid w:val="006E0E9B"/>
    <w:rsid w:val="006E0EF6"/>
    <w:rsid w:val="006E0F44"/>
    <w:rsid w:val="006E16DB"/>
    <w:rsid w:val="006E16FF"/>
    <w:rsid w:val="006E1917"/>
    <w:rsid w:val="006E1E82"/>
    <w:rsid w:val="006E201D"/>
    <w:rsid w:val="006E202C"/>
    <w:rsid w:val="006E20EA"/>
    <w:rsid w:val="006E2375"/>
    <w:rsid w:val="006E2857"/>
    <w:rsid w:val="006E29D5"/>
    <w:rsid w:val="006E2B96"/>
    <w:rsid w:val="006E2C59"/>
    <w:rsid w:val="006E2D04"/>
    <w:rsid w:val="006E2ED3"/>
    <w:rsid w:val="006E31BA"/>
    <w:rsid w:val="006E33A1"/>
    <w:rsid w:val="006E380C"/>
    <w:rsid w:val="006E3935"/>
    <w:rsid w:val="006E3EBE"/>
    <w:rsid w:val="006E40F2"/>
    <w:rsid w:val="006E42CF"/>
    <w:rsid w:val="006E4481"/>
    <w:rsid w:val="006E4D15"/>
    <w:rsid w:val="006E4FD3"/>
    <w:rsid w:val="006E5141"/>
    <w:rsid w:val="006E53A8"/>
    <w:rsid w:val="006E59D9"/>
    <w:rsid w:val="006E5B27"/>
    <w:rsid w:val="006E5C44"/>
    <w:rsid w:val="006E607A"/>
    <w:rsid w:val="006E615A"/>
    <w:rsid w:val="006E6544"/>
    <w:rsid w:val="006E65CB"/>
    <w:rsid w:val="006E66AC"/>
    <w:rsid w:val="006E6AC3"/>
    <w:rsid w:val="006E6E61"/>
    <w:rsid w:val="006E7571"/>
    <w:rsid w:val="006E79E2"/>
    <w:rsid w:val="006E7D40"/>
    <w:rsid w:val="006E7E04"/>
    <w:rsid w:val="006F015C"/>
    <w:rsid w:val="006F0163"/>
    <w:rsid w:val="006F04C7"/>
    <w:rsid w:val="006F0607"/>
    <w:rsid w:val="006F0B23"/>
    <w:rsid w:val="006F0C9C"/>
    <w:rsid w:val="006F0D32"/>
    <w:rsid w:val="006F0F8C"/>
    <w:rsid w:val="006F113B"/>
    <w:rsid w:val="006F1474"/>
    <w:rsid w:val="006F1776"/>
    <w:rsid w:val="006F18AB"/>
    <w:rsid w:val="006F18F2"/>
    <w:rsid w:val="006F1B86"/>
    <w:rsid w:val="006F1C89"/>
    <w:rsid w:val="006F2282"/>
    <w:rsid w:val="006F26E9"/>
    <w:rsid w:val="006F27D5"/>
    <w:rsid w:val="006F288A"/>
    <w:rsid w:val="006F28E2"/>
    <w:rsid w:val="006F2924"/>
    <w:rsid w:val="006F29A0"/>
    <w:rsid w:val="006F2E5C"/>
    <w:rsid w:val="006F2F42"/>
    <w:rsid w:val="006F363E"/>
    <w:rsid w:val="006F38FD"/>
    <w:rsid w:val="006F3CD2"/>
    <w:rsid w:val="006F3F02"/>
    <w:rsid w:val="006F401F"/>
    <w:rsid w:val="006F4454"/>
    <w:rsid w:val="006F476C"/>
    <w:rsid w:val="006F487C"/>
    <w:rsid w:val="006F49F5"/>
    <w:rsid w:val="006F4A13"/>
    <w:rsid w:val="006F4CD3"/>
    <w:rsid w:val="006F4D0E"/>
    <w:rsid w:val="006F4F5F"/>
    <w:rsid w:val="006F5026"/>
    <w:rsid w:val="006F5135"/>
    <w:rsid w:val="006F52AD"/>
    <w:rsid w:val="006F52CE"/>
    <w:rsid w:val="006F556E"/>
    <w:rsid w:val="006F5875"/>
    <w:rsid w:val="006F5A51"/>
    <w:rsid w:val="006F5C2A"/>
    <w:rsid w:val="006F5C8A"/>
    <w:rsid w:val="006F5CD9"/>
    <w:rsid w:val="006F5EAF"/>
    <w:rsid w:val="006F5F78"/>
    <w:rsid w:val="006F5FB1"/>
    <w:rsid w:val="006F6086"/>
    <w:rsid w:val="006F6252"/>
    <w:rsid w:val="006F62D9"/>
    <w:rsid w:val="006F6316"/>
    <w:rsid w:val="006F63DC"/>
    <w:rsid w:val="006F6584"/>
    <w:rsid w:val="006F6757"/>
    <w:rsid w:val="006F6921"/>
    <w:rsid w:val="006F6A33"/>
    <w:rsid w:val="006F6C07"/>
    <w:rsid w:val="006F6FA3"/>
    <w:rsid w:val="006F7196"/>
    <w:rsid w:val="006F7225"/>
    <w:rsid w:val="006F746D"/>
    <w:rsid w:val="006F7772"/>
    <w:rsid w:val="006F7AEE"/>
    <w:rsid w:val="006F7B7F"/>
    <w:rsid w:val="006F7BB6"/>
    <w:rsid w:val="006F7C5A"/>
    <w:rsid w:val="0070017A"/>
    <w:rsid w:val="0070020A"/>
    <w:rsid w:val="007003F1"/>
    <w:rsid w:val="007004BC"/>
    <w:rsid w:val="007005DD"/>
    <w:rsid w:val="0070071A"/>
    <w:rsid w:val="00700741"/>
    <w:rsid w:val="00700743"/>
    <w:rsid w:val="007008D2"/>
    <w:rsid w:val="00701016"/>
    <w:rsid w:val="0070121A"/>
    <w:rsid w:val="007013C5"/>
    <w:rsid w:val="00701668"/>
    <w:rsid w:val="00701AE4"/>
    <w:rsid w:val="00701CAB"/>
    <w:rsid w:val="007021F9"/>
    <w:rsid w:val="00702232"/>
    <w:rsid w:val="00702237"/>
    <w:rsid w:val="007022B7"/>
    <w:rsid w:val="0070253F"/>
    <w:rsid w:val="00702742"/>
    <w:rsid w:val="00702812"/>
    <w:rsid w:val="00702997"/>
    <w:rsid w:val="00702AC9"/>
    <w:rsid w:val="00702E00"/>
    <w:rsid w:val="0070319D"/>
    <w:rsid w:val="007032D6"/>
    <w:rsid w:val="0070370A"/>
    <w:rsid w:val="00703760"/>
    <w:rsid w:val="00703D27"/>
    <w:rsid w:val="00703E78"/>
    <w:rsid w:val="00703ED7"/>
    <w:rsid w:val="0070423D"/>
    <w:rsid w:val="0070425C"/>
    <w:rsid w:val="00704645"/>
    <w:rsid w:val="007047FF"/>
    <w:rsid w:val="00704921"/>
    <w:rsid w:val="00704930"/>
    <w:rsid w:val="00704975"/>
    <w:rsid w:val="00704B3C"/>
    <w:rsid w:val="00704D42"/>
    <w:rsid w:val="00704E25"/>
    <w:rsid w:val="00705061"/>
    <w:rsid w:val="007052CD"/>
    <w:rsid w:val="00705843"/>
    <w:rsid w:val="00705919"/>
    <w:rsid w:val="00705977"/>
    <w:rsid w:val="00705A42"/>
    <w:rsid w:val="00705B34"/>
    <w:rsid w:val="00705E2A"/>
    <w:rsid w:val="007063EB"/>
    <w:rsid w:val="007064AD"/>
    <w:rsid w:val="0070669C"/>
    <w:rsid w:val="007066A7"/>
    <w:rsid w:val="007066F8"/>
    <w:rsid w:val="00706BE8"/>
    <w:rsid w:val="00706CAF"/>
    <w:rsid w:val="00706F16"/>
    <w:rsid w:val="007071A0"/>
    <w:rsid w:val="00707345"/>
    <w:rsid w:val="00707692"/>
    <w:rsid w:val="007076C4"/>
    <w:rsid w:val="007078FD"/>
    <w:rsid w:val="00707A00"/>
    <w:rsid w:val="00707AFD"/>
    <w:rsid w:val="00707E5F"/>
    <w:rsid w:val="00707F18"/>
    <w:rsid w:val="00707FC1"/>
    <w:rsid w:val="0071052B"/>
    <w:rsid w:val="00710567"/>
    <w:rsid w:val="007105DF"/>
    <w:rsid w:val="007107AE"/>
    <w:rsid w:val="00710B5E"/>
    <w:rsid w:val="0071143D"/>
    <w:rsid w:val="0071155E"/>
    <w:rsid w:val="0071158E"/>
    <w:rsid w:val="0071176E"/>
    <w:rsid w:val="00711849"/>
    <w:rsid w:val="007119E4"/>
    <w:rsid w:val="00711C01"/>
    <w:rsid w:val="00711CA1"/>
    <w:rsid w:val="00711D25"/>
    <w:rsid w:val="00711E5E"/>
    <w:rsid w:val="00711ECD"/>
    <w:rsid w:val="00711F7F"/>
    <w:rsid w:val="0071200B"/>
    <w:rsid w:val="0071209F"/>
    <w:rsid w:val="0071213C"/>
    <w:rsid w:val="0071217E"/>
    <w:rsid w:val="0071231E"/>
    <w:rsid w:val="007123E5"/>
    <w:rsid w:val="0071257C"/>
    <w:rsid w:val="007127F4"/>
    <w:rsid w:val="0071285A"/>
    <w:rsid w:val="00712EBE"/>
    <w:rsid w:val="007132E5"/>
    <w:rsid w:val="007134A8"/>
    <w:rsid w:val="0071354E"/>
    <w:rsid w:val="00713B65"/>
    <w:rsid w:val="00713BA7"/>
    <w:rsid w:val="00713BAC"/>
    <w:rsid w:val="00714831"/>
    <w:rsid w:val="00714F1F"/>
    <w:rsid w:val="00715142"/>
    <w:rsid w:val="00715186"/>
    <w:rsid w:val="007152EB"/>
    <w:rsid w:val="00715315"/>
    <w:rsid w:val="00715353"/>
    <w:rsid w:val="007153AC"/>
    <w:rsid w:val="007153FB"/>
    <w:rsid w:val="00715850"/>
    <w:rsid w:val="00715A50"/>
    <w:rsid w:val="00715D69"/>
    <w:rsid w:val="007160A1"/>
    <w:rsid w:val="0071610A"/>
    <w:rsid w:val="007161AE"/>
    <w:rsid w:val="0071623D"/>
    <w:rsid w:val="007167C7"/>
    <w:rsid w:val="007168CE"/>
    <w:rsid w:val="007169A1"/>
    <w:rsid w:val="00716AB1"/>
    <w:rsid w:val="00716BAF"/>
    <w:rsid w:val="00716F8D"/>
    <w:rsid w:val="00717096"/>
    <w:rsid w:val="007171E6"/>
    <w:rsid w:val="007173A1"/>
    <w:rsid w:val="007174AF"/>
    <w:rsid w:val="007175BF"/>
    <w:rsid w:val="00720418"/>
    <w:rsid w:val="007206B1"/>
    <w:rsid w:val="00720C51"/>
    <w:rsid w:val="00720C73"/>
    <w:rsid w:val="007219C8"/>
    <w:rsid w:val="00721AA3"/>
    <w:rsid w:val="00721C8F"/>
    <w:rsid w:val="00721E63"/>
    <w:rsid w:val="007223BA"/>
    <w:rsid w:val="007223CD"/>
    <w:rsid w:val="00722A00"/>
    <w:rsid w:val="00722B91"/>
    <w:rsid w:val="00722BF1"/>
    <w:rsid w:val="00722D66"/>
    <w:rsid w:val="00723428"/>
    <w:rsid w:val="0072355D"/>
    <w:rsid w:val="00723629"/>
    <w:rsid w:val="0072363B"/>
    <w:rsid w:val="00723C9E"/>
    <w:rsid w:val="00723CE2"/>
    <w:rsid w:val="0072434B"/>
    <w:rsid w:val="00724428"/>
    <w:rsid w:val="0072450E"/>
    <w:rsid w:val="00724544"/>
    <w:rsid w:val="00724640"/>
    <w:rsid w:val="00724663"/>
    <w:rsid w:val="007249A9"/>
    <w:rsid w:val="007249F5"/>
    <w:rsid w:val="00724A36"/>
    <w:rsid w:val="00724A5E"/>
    <w:rsid w:val="00724C6E"/>
    <w:rsid w:val="00724D42"/>
    <w:rsid w:val="00724E90"/>
    <w:rsid w:val="00724FD8"/>
    <w:rsid w:val="00725031"/>
    <w:rsid w:val="007251DC"/>
    <w:rsid w:val="007254DA"/>
    <w:rsid w:val="007256CE"/>
    <w:rsid w:val="00725815"/>
    <w:rsid w:val="00725D43"/>
    <w:rsid w:val="00726422"/>
    <w:rsid w:val="00726DB7"/>
    <w:rsid w:val="00727010"/>
    <w:rsid w:val="00727208"/>
    <w:rsid w:val="00727317"/>
    <w:rsid w:val="0072763D"/>
    <w:rsid w:val="007276AB"/>
    <w:rsid w:val="0072770D"/>
    <w:rsid w:val="00727CA9"/>
    <w:rsid w:val="0073005C"/>
    <w:rsid w:val="0073009D"/>
    <w:rsid w:val="00730356"/>
    <w:rsid w:val="007304A7"/>
    <w:rsid w:val="007305D7"/>
    <w:rsid w:val="007307D6"/>
    <w:rsid w:val="00730DFE"/>
    <w:rsid w:val="0073132E"/>
    <w:rsid w:val="007314DA"/>
    <w:rsid w:val="007314E0"/>
    <w:rsid w:val="007315CA"/>
    <w:rsid w:val="00731AF2"/>
    <w:rsid w:val="00731C0E"/>
    <w:rsid w:val="00732027"/>
    <w:rsid w:val="007327D2"/>
    <w:rsid w:val="0073284B"/>
    <w:rsid w:val="00732AD5"/>
    <w:rsid w:val="00732B34"/>
    <w:rsid w:val="007330A0"/>
    <w:rsid w:val="00733119"/>
    <w:rsid w:val="00733195"/>
    <w:rsid w:val="007331DE"/>
    <w:rsid w:val="007331F3"/>
    <w:rsid w:val="0073342A"/>
    <w:rsid w:val="00733752"/>
    <w:rsid w:val="00733802"/>
    <w:rsid w:val="00733845"/>
    <w:rsid w:val="00733AAF"/>
    <w:rsid w:val="00733C5A"/>
    <w:rsid w:val="00734069"/>
    <w:rsid w:val="007342CE"/>
    <w:rsid w:val="007345B3"/>
    <w:rsid w:val="00734C9A"/>
    <w:rsid w:val="00734D00"/>
    <w:rsid w:val="00734EEE"/>
    <w:rsid w:val="00734F56"/>
    <w:rsid w:val="0073502F"/>
    <w:rsid w:val="00735856"/>
    <w:rsid w:val="0073598C"/>
    <w:rsid w:val="00735B01"/>
    <w:rsid w:val="00735D04"/>
    <w:rsid w:val="00736222"/>
    <w:rsid w:val="007362B9"/>
    <w:rsid w:val="00736377"/>
    <w:rsid w:val="00736B3B"/>
    <w:rsid w:val="00736EC2"/>
    <w:rsid w:val="007370A4"/>
    <w:rsid w:val="00737A31"/>
    <w:rsid w:val="0074048D"/>
    <w:rsid w:val="00740498"/>
    <w:rsid w:val="0074059E"/>
    <w:rsid w:val="0074078A"/>
    <w:rsid w:val="00740904"/>
    <w:rsid w:val="00740987"/>
    <w:rsid w:val="00741037"/>
    <w:rsid w:val="007411D8"/>
    <w:rsid w:val="0074144E"/>
    <w:rsid w:val="0074180F"/>
    <w:rsid w:val="00741D0D"/>
    <w:rsid w:val="00742103"/>
    <w:rsid w:val="00742A2E"/>
    <w:rsid w:val="00743112"/>
    <w:rsid w:val="007433E4"/>
    <w:rsid w:val="00743451"/>
    <w:rsid w:val="007437A5"/>
    <w:rsid w:val="00743A4B"/>
    <w:rsid w:val="00743B35"/>
    <w:rsid w:val="00743DE9"/>
    <w:rsid w:val="00744326"/>
    <w:rsid w:val="007445C4"/>
    <w:rsid w:val="0074466B"/>
    <w:rsid w:val="0074477C"/>
    <w:rsid w:val="00744C30"/>
    <w:rsid w:val="00745056"/>
    <w:rsid w:val="007450DD"/>
    <w:rsid w:val="0074528D"/>
    <w:rsid w:val="0074530D"/>
    <w:rsid w:val="0074564D"/>
    <w:rsid w:val="00745900"/>
    <w:rsid w:val="00745952"/>
    <w:rsid w:val="00745A6F"/>
    <w:rsid w:val="00745D97"/>
    <w:rsid w:val="00745F37"/>
    <w:rsid w:val="007463B2"/>
    <w:rsid w:val="0074668F"/>
    <w:rsid w:val="0074684F"/>
    <w:rsid w:val="00746A33"/>
    <w:rsid w:val="00746B05"/>
    <w:rsid w:val="00746BE9"/>
    <w:rsid w:val="00746F3F"/>
    <w:rsid w:val="00746F69"/>
    <w:rsid w:val="00747003"/>
    <w:rsid w:val="00747036"/>
    <w:rsid w:val="007472E4"/>
    <w:rsid w:val="007476C8"/>
    <w:rsid w:val="007476D3"/>
    <w:rsid w:val="0074777A"/>
    <w:rsid w:val="00747BFD"/>
    <w:rsid w:val="00747C06"/>
    <w:rsid w:val="00747C0B"/>
    <w:rsid w:val="00747DF9"/>
    <w:rsid w:val="0075007D"/>
    <w:rsid w:val="007504E4"/>
    <w:rsid w:val="0075055D"/>
    <w:rsid w:val="007508AA"/>
    <w:rsid w:val="00750997"/>
    <w:rsid w:val="00750A80"/>
    <w:rsid w:val="00750AA1"/>
    <w:rsid w:val="00750E0A"/>
    <w:rsid w:val="00750E0F"/>
    <w:rsid w:val="00750E82"/>
    <w:rsid w:val="00750FD7"/>
    <w:rsid w:val="0075102C"/>
    <w:rsid w:val="007510EA"/>
    <w:rsid w:val="007512C8"/>
    <w:rsid w:val="0075133B"/>
    <w:rsid w:val="00752859"/>
    <w:rsid w:val="00752C1F"/>
    <w:rsid w:val="00752CAD"/>
    <w:rsid w:val="00752EFA"/>
    <w:rsid w:val="00752EFC"/>
    <w:rsid w:val="00753336"/>
    <w:rsid w:val="00753A4C"/>
    <w:rsid w:val="00753CA7"/>
    <w:rsid w:val="00754081"/>
    <w:rsid w:val="0075434F"/>
    <w:rsid w:val="00754350"/>
    <w:rsid w:val="007546DB"/>
    <w:rsid w:val="00754711"/>
    <w:rsid w:val="007547CA"/>
    <w:rsid w:val="0075490E"/>
    <w:rsid w:val="00754A6E"/>
    <w:rsid w:val="00754BC3"/>
    <w:rsid w:val="00754F63"/>
    <w:rsid w:val="007551CD"/>
    <w:rsid w:val="00755492"/>
    <w:rsid w:val="007554A3"/>
    <w:rsid w:val="007554BC"/>
    <w:rsid w:val="0075554F"/>
    <w:rsid w:val="00755845"/>
    <w:rsid w:val="0075598D"/>
    <w:rsid w:val="00755A11"/>
    <w:rsid w:val="00755AE7"/>
    <w:rsid w:val="00755E81"/>
    <w:rsid w:val="0075610B"/>
    <w:rsid w:val="0075623C"/>
    <w:rsid w:val="00756376"/>
    <w:rsid w:val="007563BA"/>
    <w:rsid w:val="00756422"/>
    <w:rsid w:val="00756794"/>
    <w:rsid w:val="0075679F"/>
    <w:rsid w:val="00756BE5"/>
    <w:rsid w:val="00756DE3"/>
    <w:rsid w:val="00756F5F"/>
    <w:rsid w:val="00757007"/>
    <w:rsid w:val="007570F7"/>
    <w:rsid w:val="0075799A"/>
    <w:rsid w:val="00757ACA"/>
    <w:rsid w:val="00757BC2"/>
    <w:rsid w:val="00757D58"/>
    <w:rsid w:val="00757EA5"/>
    <w:rsid w:val="00757EF0"/>
    <w:rsid w:val="00757F44"/>
    <w:rsid w:val="00757F49"/>
    <w:rsid w:val="00757F8E"/>
    <w:rsid w:val="00757FC8"/>
    <w:rsid w:val="007603E6"/>
    <w:rsid w:val="00760431"/>
    <w:rsid w:val="007609E2"/>
    <w:rsid w:val="00760A11"/>
    <w:rsid w:val="00760ADA"/>
    <w:rsid w:val="00760CC9"/>
    <w:rsid w:val="00760DDA"/>
    <w:rsid w:val="00760F09"/>
    <w:rsid w:val="007614CD"/>
    <w:rsid w:val="007618E3"/>
    <w:rsid w:val="0076194D"/>
    <w:rsid w:val="00761B24"/>
    <w:rsid w:val="00761B33"/>
    <w:rsid w:val="00761E08"/>
    <w:rsid w:val="00761E6F"/>
    <w:rsid w:val="00761E7B"/>
    <w:rsid w:val="00761EF4"/>
    <w:rsid w:val="00761F42"/>
    <w:rsid w:val="007620FB"/>
    <w:rsid w:val="007621D2"/>
    <w:rsid w:val="00762283"/>
    <w:rsid w:val="007623DE"/>
    <w:rsid w:val="00762589"/>
    <w:rsid w:val="0076281E"/>
    <w:rsid w:val="00762E99"/>
    <w:rsid w:val="007631C7"/>
    <w:rsid w:val="007636CD"/>
    <w:rsid w:val="0076372D"/>
    <w:rsid w:val="00763855"/>
    <w:rsid w:val="007638C0"/>
    <w:rsid w:val="00764008"/>
    <w:rsid w:val="00764310"/>
    <w:rsid w:val="007647C3"/>
    <w:rsid w:val="00764AA6"/>
    <w:rsid w:val="00764DEE"/>
    <w:rsid w:val="00764E05"/>
    <w:rsid w:val="00764E9D"/>
    <w:rsid w:val="00765097"/>
    <w:rsid w:val="007658A6"/>
    <w:rsid w:val="00765B05"/>
    <w:rsid w:val="00765B1C"/>
    <w:rsid w:val="00765BB2"/>
    <w:rsid w:val="00765EE2"/>
    <w:rsid w:val="00766013"/>
    <w:rsid w:val="007663B2"/>
    <w:rsid w:val="00766703"/>
    <w:rsid w:val="00766E12"/>
    <w:rsid w:val="00767063"/>
    <w:rsid w:val="0076717B"/>
    <w:rsid w:val="00767193"/>
    <w:rsid w:val="007672B3"/>
    <w:rsid w:val="00767656"/>
    <w:rsid w:val="00767931"/>
    <w:rsid w:val="00767B66"/>
    <w:rsid w:val="00770096"/>
    <w:rsid w:val="0077013B"/>
    <w:rsid w:val="007701A6"/>
    <w:rsid w:val="0077025D"/>
    <w:rsid w:val="0077036A"/>
    <w:rsid w:val="0077058F"/>
    <w:rsid w:val="00770A23"/>
    <w:rsid w:val="00770C9A"/>
    <w:rsid w:val="00770E6B"/>
    <w:rsid w:val="00770F9E"/>
    <w:rsid w:val="0077103D"/>
    <w:rsid w:val="007712E7"/>
    <w:rsid w:val="00771779"/>
    <w:rsid w:val="007717E8"/>
    <w:rsid w:val="0077181E"/>
    <w:rsid w:val="0077190F"/>
    <w:rsid w:val="0077192B"/>
    <w:rsid w:val="00771ABB"/>
    <w:rsid w:val="00771CA1"/>
    <w:rsid w:val="00771F08"/>
    <w:rsid w:val="0077264B"/>
    <w:rsid w:val="0077265E"/>
    <w:rsid w:val="00772794"/>
    <w:rsid w:val="00772905"/>
    <w:rsid w:val="00772CA2"/>
    <w:rsid w:val="00772E73"/>
    <w:rsid w:val="00772F07"/>
    <w:rsid w:val="00772F99"/>
    <w:rsid w:val="007730F4"/>
    <w:rsid w:val="0077325B"/>
    <w:rsid w:val="007732C4"/>
    <w:rsid w:val="007734F3"/>
    <w:rsid w:val="00773562"/>
    <w:rsid w:val="00773778"/>
    <w:rsid w:val="00773BAA"/>
    <w:rsid w:val="00774658"/>
    <w:rsid w:val="00774D11"/>
    <w:rsid w:val="00774E11"/>
    <w:rsid w:val="00774EA9"/>
    <w:rsid w:val="00774EBD"/>
    <w:rsid w:val="007750CC"/>
    <w:rsid w:val="00775A9C"/>
    <w:rsid w:val="0077635B"/>
    <w:rsid w:val="00776665"/>
    <w:rsid w:val="007767AF"/>
    <w:rsid w:val="007767D9"/>
    <w:rsid w:val="00776974"/>
    <w:rsid w:val="007769DF"/>
    <w:rsid w:val="00776BC3"/>
    <w:rsid w:val="00776CEF"/>
    <w:rsid w:val="00776D3A"/>
    <w:rsid w:val="00777044"/>
    <w:rsid w:val="00777523"/>
    <w:rsid w:val="00777AA3"/>
    <w:rsid w:val="00777BA2"/>
    <w:rsid w:val="00777EC3"/>
    <w:rsid w:val="0078022E"/>
    <w:rsid w:val="007802E2"/>
    <w:rsid w:val="00780728"/>
    <w:rsid w:val="0078078E"/>
    <w:rsid w:val="00780A49"/>
    <w:rsid w:val="00780D0E"/>
    <w:rsid w:val="00780D19"/>
    <w:rsid w:val="00780E5A"/>
    <w:rsid w:val="00780F7D"/>
    <w:rsid w:val="00780FF0"/>
    <w:rsid w:val="00781202"/>
    <w:rsid w:val="00781A20"/>
    <w:rsid w:val="00781AB5"/>
    <w:rsid w:val="007823B0"/>
    <w:rsid w:val="007827C0"/>
    <w:rsid w:val="0078287A"/>
    <w:rsid w:val="007830DF"/>
    <w:rsid w:val="00783468"/>
    <w:rsid w:val="00783975"/>
    <w:rsid w:val="00783A18"/>
    <w:rsid w:val="00783B08"/>
    <w:rsid w:val="00783C2C"/>
    <w:rsid w:val="00783CFA"/>
    <w:rsid w:val="00783D31"/>
    <w:rsid w:val="00784487"/>
    <w:rsid w:val="0078489C"/>
    <w:rsid w:val="00784A8E"/>
    <w:rsid w:val="00784E56"/>
    <w:rsid w:val="007851CA"/>
    <w:rsid w:val="007854DB"/>
    <w:rsid w:val="0078579D"/>
    <w:rsid w:val="007857DB"/>
    <w:rsid w:val="007859A4"/>
    <w:rsid w:val="007859A8"/>
    <w:rsid w:val="00785A66"/>
    <w:rsid w:val="00785E23"/>
    <w:rsid w:val="00786049"/>
    <w:rsid w:val="00786412"/>
    <w:rsid w:val="00786652"/>
    <w:rsid w:val="007868DF"/>
    <w:rsid w:val="00786AB3"/>
    <w:rsid w:val="00786B9C"/>
    <w:rsid w:val="00786CEC"/>
    <w:rsid w:val="00786F58"/>
    <w:rsid w:val="00787079"/>
    <w:rsid w:val="00787250"/>
    <w:rsid w:val="007872A6"/>
    <w:rsid w:val="00787410"/>
    <w:rsid w:val="007875BC"/>
    <w:rsid w:val="007877BC"/>
    <w:rsid w:val="00787F6D"/>
    <w:rsid w:val="00790008"/>
    <w:rsid w:val="00790143"/>
    <w:rsid w:val="007902DB"/>
    <w:rsid w:val="0079032E"/>
    <w:rsid w:val="00790582"/>
    <w:rsid w:val="00790AA4"/>
    <w:rsid w:val="00790B74"/>
    <w:rsid w:val="00790C50"/>
    <w:rsid w:val="00790DAB"/>
    <w:rsid w:val="00790F9F"/>
    <w:rsid w:val="0079114E"/>
    <w:rsid w:val="007912DE"/>
    <w:rsid w:val="0079141A"/>
    <w:rsid w:val="00791472"/>
    <w:rsid w:val="007916E9"/>
    <w:rsid w:val="007917B7"/>
    <w:rsid w:val="00791EAC"/>
    <w:rsid w:val="00791F34"/>
    <w:rsid w:val="00791F8F"/>
    <w:rsid w:val="007925D5"/>
    <w:rsid w:val="007926BD"/>
    <w:rsid w:val="00792B9B"/>
    <w:rsid w:val="00792C7E"/>
    <w:rsid w:val="00792CAA"/>
    <w:rsid w:val="00793393"/>
    <w:rsid w:val="0079339F"/>
    <w:rsid w:val="007933FF"/>
    <w:rsid w:val="00793472"/>
    <w:rsid w:val="0079348A"/>
    <w:rsid w:val="0079348D"/>
    <w:rsid w:val="00793498"/>
    <w:rsid w:val="0079356E"/>
    <w:rsid w:val="007939BF"/>
    <w:rsid w:val="00793A61"/>
    <w:rsid w:val="00793E94"/>
    <w:rsid w:val="00793F01"/>
    <w:rsid w:val="00794212"/>
    <w:rsid w:val="007948E8"/>
    <w:rsid w:val="00794992"/>
    <w:rsid w:val="00794A91"/>
    <w:rsid w:val="00794FEA"/>
    <w:rsid w:val="00795021"/>
    <w:rsid w:val="00795389"/>
    <w:rsid w:val="0079541D"/>
    <w:rsid w:val="0079542C"/>
    <w:rsid w:val="00795592"/>
    <w:rsid w:val="007956B9"/>
    <w:rsid w:val="00795C31"/>
    <w:rsid w:val="00795DEF"/>
    <w:rsid w:val="00796180"/>
    <w:rsid w:val="00796297"/>
    <w:rsid w:val="007963F9"/>
    <w:rsid w:val="007963FC"/>
    <w:rsid w:val="00796504"/>
    <w:rsid w:val="00796566"/>
    <w:rsid w:val="00796BC2"/>
    <w:rsid w:val="00796D01"/>
    <w:rsid w:val="00797139"/>
    <w:rsid w:val="0079717B"/>
    <w:rsid w:val="007974BD"/>
    <w:rsid w:val="007975D1"/>
    <w:rsid w:val="007975D4"/>
    <w:rsid w:val="007978DF"/>
    <w:rsid w:val="00797936"/>
    <w:rsid w:val="00797A26"/>
    <w:rsid w:val="00797E59"/>
    <w:rsid w:val="007A0AFB"/>
    <w:rsid w:val="007A0B6A"/>
    <w:rsid w:val="007A0CBF"/>
    <w:rsid w:val="007A11FE"/>
    <w:rsid w:val="007A1300"/>
    <w:rsid w:val="007A1395"/>
    <w:rsid w:val="007A1B9C"/>
    <w:rsid w:val="007A1CD3"/>
    <w:rsid w:val="007A221E"/>
    <w:rsid w:val="007A22F6"/>
    <w:rsid w:val="007A26CF"/>
    <w:rsid w:val="007A28AB"/>
    <w:rsid w:val="007A2953"/>
    <w:rsid w:val="007A2957"/>
    <w:rsid w:val="007A2A4A"/>
    <w:rsid w:val="007A2B49"/>
    <w:rsid w:val="007A2C35"/>
    <w:rsid w:val="007A3632"/>
    <w:rsid w:val="007A36BD"/>
    <w:rsid w:val="007A3723"/>
    <w:rsid w:val="007A380D"/>
    <w:rsid w:val="007A39D0"/>
    <w:rsid w:val="007A3B25"/>
    <w:rsid w:val="007A3BA6"/>
    <w:rsid w:val="007A3C28"/>
    <w:rsid w:val="007A4016"/>
    <w:rsid w:val="007A43DF"/>
    <w:rsid w:val="007A444E"/>
    <w:rsid w:val="007A449E"/>
    <w:rsid w:val="007A4AB8"/>
    <w:rsid w:val="007A4E85"/>
    <w:rsid w:val="007A5467"/>
    <w:rsid w:val="007A56E2"/>
    <w:rsid w:val="007A58B3"/>
    <w:rsid w:val="007A593B"/>
    <w:rsid w:val="007A5C33"/>
    <w:rsid w:val="007A5C59"/>
    <w:rsid w:val="007A5CF0"/>
    <w:rsid w:val="007A5ED7"/>
    <w:rsid w:val="007A5EFB"/>
    <w:rsid w:val="007A5F30"/>
    <w:rsid w:val="007A5F4C"/>
    <w:rsid w:val="007A60D7"/>
    <w:rsid w:val="007A6130"/>
    <w:rsid w:val="007A6384"/>
    <w:rsid w:val="007A6390"/>
    <w:rsid w:val="007A63F0"/>
    <w:rsid w:val="007A6863"/>
    <w:rsid w:val="007A6A69"/>
    <w:rsid w:val="007A6D04"/>
    <w:rsid w:val="007A722B"/>
    <w:rsid w:val="007A7346"/>
    <w:rsid w:val="007A76AC"/>
    <w:rsid w:val="007A7CC9"/>
    <w:rsid w:val="007A7EEC"/>
    <w:rsid w:val="007A7EF7"/>
    <w:rsid w:val="007B0019"/>
    <w:rsid w:val="007B0119"/>
    <w:rsid w:val="007B0166"/>
    <w:rsid w:val="007B0261"/>
    <w:rsid w:val="007B0556"/>
    <w:rsid w:val="007B0761"/>
    <w:rsid w:val="007B07E5"/>
    <w:rsid w:val="007B08CA"/>
    <w:rsid w:val="007B0D25"/>
    <w:rsid w:val="007B0DA8"/>
    <w:rsid w:val="007B0ECA"/>
    <w:rsid w:val="007B13EA"/>
    <w:rsid w:val="007B1446"/>
    <w:rsid w:val="007B1482"/>
    <w:rsid w:val="007B167F"/>
    <w:rsid w:val="007B1682"/>
    <w:rsid w:val="007B1937"/>
    <w:rsid w:val="007B1DB3"/>
    <w:rsid w:val="007B1F5E"/>
    <w:rsid w:val="007B202E"/>
    <w:rsid w:val="007B21A3"/>
    <w:rsid w:val="007B21F6"/>
    <w:rsid w:val="007B22BA"/>
    <w:rsid w:val="007B2CE1"/>
    <w:rsid w:val="007B302F"/>
    <w:rsid w:val="007B317C"/>
    <w:rsid w:val="007B32B3"/>
    <w:rsid w:val="007B34B1"/>
    <w:rsid w:val="007B37FF"/>
    <w:rsid w:val="007B3AC0"/>
    <w:rsid w:val="007B3C6E"/>
    <w:rsid w:val="007B4468"/>
    <w:rsid w:val="007B4A70"/>
    <w:rsid w:val="007B4D00"/>
    <w:rsid w:val="007B4EF8"/>
    <w:rsid w:val="007B505F"/>
    <w:rsid w:val="007B52BD"/>
    <w:rsid w:val="007B5925"/>
    <w:rsid w:val="007B5A47"/>
    <w:rsid w:val="007B5D49"/>
    <w:rsid w:val="007B5FBA"/>
    <w:rsid w:val="007B6028"/>
    <w:rsid w:val="007B6268"/>
    <w:rsid w:val="007B6271"/>
    <w:rsid w:val="007B6526"/>
    <w:rsid w:val="007B69AB"/>
    <w:rsid w:val="007B6C78"/>
    <w:rsid w:val="007B6E1C"/>
    <w:rsid w:val="007B6FE6"/>
    <w:rsid w:val="007B7349"/>
    <w:rsid w:val="007B7646"/>
    <w:rsid w:val="007B7763"/>
    <w:rsid w:val="007B78E7"/>
    <w:rsid w:val="007B7C06"/>
    <w:rsid w:val="007B7E60"/>
    <w:rsid w:val="007C0060"/>
    <w:rsid w:val="007C0201"/>
    <w:rsid w:val="007C0289"/>
    <w:rsid w:val="007C054E"/>
    <w:rsid w:val="007C0590"/>
    <w:rsid w:val="007C0812"/>
    <w:rsid w:val="007C0918"/>
    <w:rsid w:val="007C0C1D"/>
    <w:rsid w:val="007C1009"/>
    <w:rsid w:val="007C1077"/>
    <w:rsid w:val="007C16C2"/>
    <w:rsid w:val="007C1858"/>
    <w:rsid w:val="007C1F9E"/>
    <w:rsid w:val="007C20F4"/>
    <w:rsid w:val="007C217C"/>
    <w:rsid w:val="007C267F"/>
    <w:rsid w:val="007C27D4"/>
    <w:rsid w:val="007C27F4"/>
    <w:rsid w:val="007C2950"/>
    <w:rsid w:val="007C29E5"/>
    <w:rsid w:val="007C356A"/>
    <w:rsid w:val="007C38F8"/>
    <w:rsid w:val="007C3B39"/>
    <w:rsid w:val="007C3B46"/>
    <w:rsid w:val="007C3BE0"/>
    <w:rsid w:val="007C3D8C"/>
    <w:rsid w:val="007C41C8"/>
    <w:rsid w:val="007C475D"/>
    <w:rsid w:val="007C47EA"/>
    <w:rsid w:val="007C49B9"/>
    <w:rsid w:val="007C4AC1"/>
    <w:rsid w:val="007C4D45"/>
    <w:rsid w:val="007C4D9C"/>
    <w:rsid w:val="007C50E2"/>
    <w:rsid w:val="007C50E6"/>
    <w:rsid w:val="007C520B"/>
    <w:rsid w:val="007C56D5"/>
    <w:rsid w:val="007C5752"/>
    <w:rsid w:val="007C5AA2"/>
    <w:rsid w:val="007C5D1B"/>
    <w:rsid w:val="007C6487"/>
    <w:rsid w:val="007C678D"/>
    <w:rsid w:val="007C683D"/>
    <w:rsid w:val="007C6BF5"/>
    <w:rsid w:val="007C6DE6"/>
    <w:rsid w:val="007C726D"/>
    <w:rsid w:val="007C7305"/>
    <w:rsid w:val="007C7616"/>
    <w:rsid w:val="007C761A"/>
    <w:rsid w:val="007C763B"/>
    <w:rsid w:val="007C786A"/>
    <w:rsid w:val="007C789F"/>
    <w:rsid w:val="007C7A3A"/>
    <w:rsid w:val="007C7C20"/>
    <w:rsid w:val="007C7C98"/>
    <w:rsid w:val="007C7E1E"/>
    <w:rsid w:val="007C7E22"/>
    <w:rsid w:val="007D01D6"/>
    <w:rsid w:val="007D08EA"/>
    <w:rsid w:val="007D0ADA"/>
    <w:rsid w:val="007D131C"/>
    <w:rsid w:val="007D1494"/>
    <w:rsid w:val="007D162E"/>
    <w:rsid w:val="007D183A"/>
    <w:rsid w:val="007D183E"/>
    <w:rsid w:val="007D1D29"/>
    <w:rsid w:val="007D1EBC"/>
    <w:rsid w:val="007D209F"/>
    <w:rsid w:val="007D22D1"/>
    <w:rsid w:val="007D249A"/>
    <w:rsid w:val="007D2626"/>
    <w:rsid w:val="007D2A04"/>
    <w:rsid w:val="007D2D3A"/>
    <w:rsid w:val="007D3034"/>
    <w:rsid w:val="007D32FF"/>
    <w:rsid w:val="007D3562"/>
    <w:rsid w:val="007D35BB"/>
    <w:rsid w:val="007D3642"/>
    <w:rsid w:val="007D3D2F"/>
    <w:rsid w:val="007D3F64"/>
    <w:rsid w:val="007D42A6"/>
    <w:rsid w:val="007D44BC"/>
    <w:rsid w:val="007D4512"/>
    <w:rsid w:val="007D4536"/>
    <w:rsid w:val="007D4A13"/>
    <w:rsid w:val="007D4D96"/>
    <w:rsid w:val="007D5A2B"/>
    <w:rsid w:val="007D5BDB"/>
    <w:rsid w:val="007D5D30"/>
    <w:rsid w:val="007D5D88"/>
    <w:rsid w:val="007D5DF3"/>
    <w:rsid w:val="007D5E10"/>
    <w:rsid w:val="007D5EEC"/>
    <w:rsid w:val="007D606C"/>
    <w:rsid w:val="007D648E"/>
    <w:rsid w:val="007D6837"/>
    <w:rsid w:val="007D685D"/>
    <w:rsid w:val="007D68DB"/>
    <w:rsid w:val="007D6AA0"/>
    <w:rsid w:val="007D6CD8"/>
    <w:rsid w:val="007D707E"/>
    <w:rsid w:val="007D720C"/>
    <w:rsid w:val="007D7278"/>
    <w:rsid w:val="007D7318"/>
    <w:rsid w:val="007D7509"/>
    <w:rsid w:val="007D7A94"/>
    <w:rsid w:val="007D7D2C"/>
    <w:rsid w:val="007E0063"/>
    <w:rsid w:val="007E01ED"/>
    <w:rsid w:val="007E0354"/>
    <w:rsid w:val="007E0420"/>
    <w:rsid w:val="007E0606"/>
    <w:rsid w:val="007E0727"/>
    <w:rsid w:val="007E07E5"/>
    <w:rsid w:val="007E0902"/>
    <w:rsid w:val="007E0B35"/>
    <w:rsid w:val="007E0D71"/>
    <w:rsid w:val="007E0E99"/>
    <w:rsid w:val="007E0F71"/>
    <w:rsid w:val="007E12BA"/>
    <w:rsid w:val="007E14F8"/>
    <w:rsid w:val="007E1641"/>
    <w:rsid w:val="007E16EE"/>
    <w:rsid w:val="007E1B29"/>
    <w:rsid w:val="007E1D7B"/>
    <w:rsid w:val="007E2123"/>
    <w:rsid w:val="007E2454"/>
    <w:rsid w:val="007E27F8"/>
    <w:rsid w:val="007E2ECB"/>
    <w:rsid w:val="007E2F55"/>
    <w:rsid w:val="007E30AF"/>
    <w:rsid w:val="007E33B1"/>
    <w:rsid w:val="007E3519"/>
    <w:rsid w:val="007E3716"/>
    <w:rsid w:val="007E3755"/>
    <w:rsid w:val="007E3898"/>
    <w:rsid w:val="007E3A1F"/>
    <w:rsid w:val="007E3B65"/>
    <w:rsid w:val="007E3B9F"/>
    <w:rsid w:val="007E40FD"/>
    <w:rsid w:val="007E456B"/>
    <w:rsid w:val="007E4CD3"/>
    <w:rsid w:val="007E51D4"/>
    <w:rsid w:val="007E5635"/>
    <w:rsid w:val="007E56D9"/>
    <w:rsid w:val="007E5F31"/>
    <w:rsid w:val="007E6515"/>
    <w:rsid w:val="007E65FE"/>
    <w:rsid w:val="007E6E03"/>
    <w:rsid w:val="007E7056"/>
    <w:rsid w:val="007E72D3"/>
    <w:rsid w:val="007E72F7"/>
    <w:rsid w:val="007E732D"/>
    <w:rsid w:val="007E735F"/>
    <w:rsid w:val="007E737B"/>
    <w:rsid w:val="007E7642"/>
    <w:rsid w:val="007E765F"/>
    <w:rsid w:val="007E7665"/>
    <w:rsid w:val="007E796F"/>
    <w:rsid w:val="007E7CA8"/>
    <w:rsid w:val="007E7EC2"/>
    <w:rsid w:val="007E7FFC"/>
    <w:rsid w:val="007F0117"/>
    <w:rsid w:val="007F036D"/>
    <w:rsid w:val="007F04E5"/>
    <w:rsid w:val="007F055F"/>
    <w:rsid w:val="007F05EE"/>
    <w:rsid w:val="007F0706"/>
    <w:rsid w:val="007F0788"/>
    <w:rsid w:val="007F0800"/>
    <w:rsid w:val="007F08AB"/>
    <w:rsid w:val="007F0A09"/>
    <w:rsid w:val="007F0C2F"/>
    <w:rsid w:val="007F1144"/>
    <w:rsid w:val="007F12D5"/>
    <w:rsid w:val="007F13B2"/>
    <w:rsid w:val="007F16BA"/>
    <w:rsid w:val="007F1B1E"/>
    <w:rsid w:val="007F1DA3"/>
    <w:rsid w:val="007F1FA2"/>
    <w:rsid w:val="007F21B5"/>
    <w:rsid w:val="007F23AC"/>
    <w:rsid w:val="007F23CF"/>
    <w:rsid w:val="007F24BD"/>
    <w:rsid w:val="007F24F2"/>
    <w:rsid w:val="007F27B4"/>
    <w:rsid w:val="007F28DF"/>
    <w:rsid w:val="007F2A10"/>
    <w:rsid w:val="007F2A8D"/>
    <w:rsid w:val="007F2E61"/>
    <w:rsid w:val="007F2EA5"/>
    <w:rsid w:val="007F2F40"/>
    <w:rsid w:val="007F30FC"/>
    <w:rsid w:val="007F3191"/>
    <w:rsid w:val="007F323F"/>
    <w:rsid w:val="007F32B2"/>
    <w:rsid w:val="007F3487"/>
    <w:rsid w:val="007F3668"/>
    <w:rsid w:val="007F375C"/>
    <w:rsid w:val="007F3850"/>
    <w:rsid w:val="007F3900"/>
    <w:rsid w:val="007F395D"/>
    <w:rsid w:val="007F3A0C"/>
    <w:rsid w:val="007F3A5A"/>
    <w:rsid w:val="007F3A95"/>
    <w:rsid w:val="007F3AD2"/>
    <w:rsid w:val="007F3D31"/>
    <w:rsid w:val="007F3FFD"/>
    <w:rsid w:val="007F416D"/>
    <w:rsid w:val="007F43EC"/>
    <w:rsid w:val="007F44A9"/>
    <w:rsid w:val="007F4504"/>
    <w:rsid w:val="007F476E"/>
    <w:rsid w:val="007F4B85"/>
    <w:rsid w:val="007F4D77"/>
    <w:rsid w:val="007F4E38"/>
    <w:rsid w:val="007F52A0"/>
    <w:rsid w:val="007F5678"/>
    <w:rsid w:val="007F5D69"/>
    <w:rsid w:val="007F62F1"/>
    <w:rsid w:val="007F6319"/>
    <w:rsid w:val="007F64D0"/>
    <w:rsid w:val="007F6BBB"/>
    <w:rsid w:val="007F7020"/>
    <w:rsid w:val="007F745E"/>
    <w:rsid w:val="007F7493"/>
    <w:rsid w:val="007F7722"/>
    <w:rsid w:val="007F7971"/>
    <w:rsid w:val="007F799B"/>
    <w:rsid w:val="007F7DD4"/>
    <w:rsid w:val="007F7EB0"/>
    <w:rsid w:val="007F7F2B"/>
    <w:rsid w:val="007F7FCB"/>
    <w:rsid w:val="00800040"/>
    <w:rsid w:val="0080007F"/>
    <w:rsid w:val="00800276"/>
    <w:rsid w:val="008004C3"/>
    <w:rsid w:val="00800889"/>
    <w:rsid w:val="00800B1D"/>
    <w:rsid w:val="00800F9C"/>
    <w:rsid w:val="00801260"/>
    <w:rsid w:val="0080149A"/>
    <w:rsid w:val="00801527"/>
    <w:rsid w:val="00801563"/>
    <w:rsid w:val="008015EC"/>
    <w:rsid w:val="008018CF"/>
    <w:rsid w:val="00801B0C"/>
    <w:rsid w:val="00801D1B"/>
    <w:rsid w:val="0080229E"/>
    <w:rsid w:val="00802470"/>
    <w:rsid w:val="00802677"/>
    <w:rsid w:val="0080292F"/>
    <w:rsid w:val="008029F3"/>
    <w:rsid w:val="00802CB9"/>
    <w:rsid w:val="008031BF"/>
    <w:rsid w:val="00803802"/>
    <w:rsid w:val="00803B32"/>
    <w:rsid w:val="00803B3C"/>
    <w:rsid w:val="00803BC8"/>
    <w:rsid w:val="00803F55"/>
    <w:rsid w:val="00803FE4"/>
    <w:rsid w:val="00804054"/>
    <w:rsid w:val="008040CA"/>
    <w:rsid w:val="00804252"/>
    <w:rsid w:val="008042CD"/>
    <w:rsid w:val="008042F6"/>
    <w:rsid w:val="00804587"/>
    <w:rsid w:val="00804859"/>
    <w:rsid w:val="0080542B"/>
    <w:rsid w:val="00805C3C"/>
    <w:rsid w:val="0080610F"/>
    <w:rsid w:val="008068D4"/>
    <w:rsid w:val="00806F0A"/>
    <w:rsid w:val="0080700F"/>
    <w:rsid w:val="0080744B"/>
    <w:rsid w:val="00807D31"/>
    <w:rsid w:val="00810138"/>
    <w:rsid w:val="008101CF"/>
    <w:rsid w:val="0081054D"/>
    <w:rsid w:val="008107BE"/>
    <w:rsid w:val="008112CE"/>
    <w:rsid w:val="008114DA"/>
    <w:rsid w:val="00811736"/>
    <w:rsid w:val="008117EC"/>
    <w:rsid w:val="008119CF"/>
    <w:rsid w:val="008119E5"/>
    <w:rsid w:val="008119E8"/>
    <w:rsid w:val="00812116"/>
    <w:rsid w:val="008123EE"/>
    <w:rsid w:val="008124C3"/>
    <w:rsid w:val="008126F4"/>
    <w:rsid w:val="00812827"/>
    <w:rsid w:val="00812895"/>
    <w:rsid w:val="00812B24"/>
    <w:rsid w:val="0081322D"/>
    <w:rsid w:val="008132ED"/>
    <w:rsid w:val="0081334E"/>
    <w:rsid w:val="008134D5"/>
    <w:rsid w:val="0081391A"/>
    <w:rsid w:val="00813C05"/>
    <w:rsid w:val="00814035"/>
    <w:rsid w:val="0081424C"/>
    <w:rsid w:val="0081444F"/>
    <w:rsid w:val="0081461C"/>
    <w:rsid w:val="008148FE"/>
    <w:rsid w:val="00814A80"/>
    <w:rsid w:val="00814B6D"/>
    <w:rsid w:val="00814BFC"/>
    <w:rsid w:val="00814C64"/>
    <w:rsid w:val="00814D43"/>
    <w:rsid w:val="00814D4F"/>
    <w:rsid w:val="008150E7"/>
    <w:rsid w:val="00815177"/>
    <w:rsid w:val="00815459"/>
    <w:rsid w:val="008157A9"/>
    <w:rsid w:val="00815996"/>
    <w:rsid w:val="00815BD0"/>
    <w:rsid w:val="00815CD6"/>
    <w:rsid w:val="00815EB6"/>
    <w:rsid w:val="00815FEB"/>
    <w:rsid w:val="00816138"/>
    <w:rsid w:val="0081664B"/>
    <w:rsid w:val="008166A6"/>
    <w:rsid w:val="00816F34"/>
    <w:rsid w:val="00816FB4"/>
    <w:rsid w:val="008173AC"/>
    <w:rsid w:val="008174C1"/>
    <w:rsid w:val="00817650"/>
    <w:rsid w:val="0081782A"/>
    <w:rsid w:val="00817C1E"/>
    <w:rsid w:val="00817C5E"/>
    <w:rsid w:val="00817CBF"/>
    <w:rsid w:val="00817D35"/>
    <w:rsid w:val="00817E2A"/>
    <w:rsid w:val="00820175"/>
    <w:rsid w:val="008204AF"/>
    <w:rsid w:val="008204C3"/>
    <w:rsid w:val="008204E5"/>
    <w:rsid w:val="00820705"/>
    <w:rsid w:val="008209F7"/>
    <w:rsid w:val="00820CA3"/>
    <w:rsid w:val="0082131F"/>
    <w:rsid w:val="008215D3"/>
    <w:rsid w:val="00821A2D"/>
    <w:rsid w:val="00821E46"/>
    <w:rsid w:val="00821E5D"/>
    <w:rsid w:val="00821F2A"/>
    <w:rsid w:val="008220E4"/>
    <w:rsid w:val="0082264A"/>
    <w:rsid w:val="008226CB"/>
    <w:rsid w:val="00822853"/>
    <w:rsid w:val="00822923"/>
    <w:rsid w:val="008229F7"/>
    <w:rsid w:val="00822C7A"/>
    <w:rsid w:val="00822CC6"/>
    <w:rsid w:val="00822D36"/>
    <w:rsid w:val="00823256"/>
    <w:rsid w:val="00823365"/>
    <w:rsid w:val="0082339D"/>
    <w:rsid w:val="008235D4"/>
    <w:rsid w:val="008235E0"/>
    <w:rsid w:val="00823751"/>
    <w:rsid w:val="008238CA"/>
    <w:rsid w:val="008239F9"/>
    <w:rsid w:val="00823A44"/>
    <w:rsid w:val="00823A83"/>
    <w:rsid w:val="00823F07"/>
    <w:rsid w:val="00823FDA"/>
    <w:rsid w:val="00824010"/>
    <w:rsid w:val="0082475B"/>
    <w:rsid w:val="00824A5D"/>
    <w:rsid w:val="00824AA9"/>
    <w:rsid w:val="00824D88"/>
    <w:rsid w:val="00824E48"/>
    <w:rsid w:val="0082518F"/>
    <w:rsid w:val="0082544F"/>
    <w:rsid w:val="00825B4D"/>
    <w:rsid w:val="00825EB9"/>
    <w:rsid w:val="008261F5"/>
    <w:rsid w:val="008267DD"/>
    <w:rsid w:val="00826A32"/>
    <w:rsid w:val="00826B14"/>
    <w:rsid w:val="00826B74"/>
    <w:rsid w:val="00826FE8"/>
    <w:rsid w:val="008270FA"/>
    <w:rsid w:val="0082722E"/>
    <w:rsid w:val="008272C2"/>
    <w:rsid w:val="00827734"/>
    <w:rsid w:val="00827806"/>
    <w:rsid w:val="00827862"/>
    <w:rsid w:val="00827875"/>
    <w:rsid w:val="00827FA1"/>
    <w:rsid w:val="00830887"/>
    <w:rsid w:val="00830899"/>
    <w:rsid w:val="00830C0B"/>
    <w:rsid w:val="00830CDC"/>
    <w:rsid w:val="00830E4A"/>
    <w:rsid w:val="0083111F"/>
    <w:rsid w:val="00831321"/>
    <w:rsid w:val="00831424"/>
    <w:rsid w:val="0083160A"/>
    <w:rsid w:val="008317E8"/>
    <w:rsid w:val="00831821"/>
    <w:rsid w:val="00831CB7"/>
    <w:rsid w:val="00831E75"/>
    <w:rsid w:val="00831EBD"/>
    <w:rsid w:val="00832177"/>
    <w:rsid w:val="008321F3"/>
    <w:rsid w:val="00832549"/>
    <w:rsid w:val="0083254E"/>
    <w:rsid w:val="008327AA"/>
    <w:rsid w:val="00832867"/>
    <w:rsid w:val="00832A2F"/>
    <w:rsid w:val="00832BA3"/>
    <w:rsid w:val="00832E9C"/>
    <w:rsid w:val="008332DA"/>
    <w:rsid w:val="008333F5"/>
    <w:rsid w:val="0083363A"/>
    <w:rsid w:val="008336C9"/>
    <w:rsid w:val="008337FB"/>
    <w:rsid w:val="008339E4"/>
    <w:rsid w:val="00833A98"/>
    <w:rsid w:val="00833C67"/>
    <w:rsid w:val="00833D83"/>
    <w:rsid w:val="00833DCF"/>
    <w:rsid w:val="00833DED"/>
    <w:rsid w:val="00833F06"/>
    <w:rsid w:val="0083414D"/>
    <w:rsid w:val="00834425"/>
    <w:rsid w:val="0083443F"/>
    <w:rsid w:val="0083491C"/>
    <w:rsid w:val="00834925"/>
    <w:rsid w:val="00834DBD"/>
    <w:rsid w:val="008352D6"/>
    <w:rsid w:val="008353D7"/>
    <w:rsid w:val="00835A64"/>
    <w:rsid w:val="00835BCB"/>
    <w:rsid w:val="00836060"/>
    <w:rsid w:val="0083606B"/>
    <w:rsid w:val="0083616F"/>
    <w:rsid w:val="008361DD"/>
    <w:rsid w:val="00836A82"/>
    <w:rsid w:val="00836AD9"/>
    <w:rsid w:val="00836B19"/>
    <w:rsid w:val="00836DA7"/>
    <w:rsid w:val="00836F02"/>
    <w:rsid w:val="00837144"/>
    <w:rsid w:val="0083769C"/>
    <w:rsid w:val="00837A03"/>
    <w:rsid w:val="00840499"/>
    <w:rsid w:val="00840A9A"/>
    <w:rsid w:val="00840B94"/>
    <w:rsid w:val="00840C40"/>
    <w:rsid w:val="00840C77"/>
    <w:rsid w:val="00840CA5"/>
    <w:rsid w:val="00840D30"/>
    <w:rsid w:val="008410F3"/>
    <w:rsid w:val="00841675"/>
    <w:rsid w:val="00841929"/>
    <w:rsid w:val="0084196A"/>
    <w:rsid w:val="00841B6E"/>
    <w:rsid w:val="00841E4A"/>
    <w:rsid w:val="00842063"/>
    <w:rsid w:val="008424B6"/>
    <w:rsid w:val="008425EE"/>
    <w:rsid w:val="00842680"/>
    <w:rsid w:val="0084268C"/>
    <w:rsid w:val="00842742"/>
    <w:rsid w:val="0084288F"/>
    <w:rsid w:val="008429C7"/>
    <w:rsid w:val="00842B2C"/>
    <w:rsid w:val="008434C2"/>
    <w:rsid w:val="00843CBD"/>
    <w:rsid w:val="008446DE"/>
    <w:rsid w:val="008447E8"/>
    <w:rsid w:val="008447ED"/>
    <w:rsid w:val="0084486E"/>
    <w:rsid w:val="00844937"/>
    <w:rsid w:val="00844A09"/>
    <w:rsid w:val="00844C43"/>
    <w:rsid w:val="00844D36"/>
    <w:rsid w:val="00844DB2"/>
    <w:rsid w:val="00844E99"/>
    <w:rsid w:val="00844F2A"/>
    <w:rsid w:val="0084515A"/>
    <w:rsid w:val="008456B4"/>
    <w:rsid w:val="00845BB5"/>
    <w:rsid w:val="00845C1D"/>
    <w:rsid w:val="00845CE7"/>
    <w:rsid w:val="00845FB6"/>
    <w:rsid w:val="0084619B"/>
    <w:rsid w:val="00846945"/>
    <w:rsid w:val="00846EC7"/>
    <w:rsid w:val="00846FC6"/>
    <w:rsid w:val="00846FD5"/>
    <w:rsid w:val="008470D3"/>
    <w:rsid w:val="00847224"/>
    <w:rsid w:val="008475DC"/>
    <w:rsid w:val="00847686"/>
    <w:rsid w:val="00847D1E"/>
    <w:rsid w:val="00847E23"/>
    <w:rsid w:val="00850067"/>
    <w:rsid w:val="00850141"/>
    <w:rsid w:val="00850294"/>
    <w:rsid w:val="008502CF"/>
    <w:rsid w:val="008505BD"/>
    <w:rsid w:val="00850782"/>
    <w:rsid w:val="00850813"/>
    <w:rsid w:val="008508EA"/>
    <w:rsid w:val="0085090D"/>
    <w:rsid w:val="00850FD3"/>
    <w:rsid w:val="008514D0"/>
    <w:rsid w:val="0085176A"/>
    <w:rsid w:val="00851B90"/>
    <w:rsid w:val="00851FDA"/>
    <w:rsid w:val="0085214C"/>
    <w:rsid w:val="0085256F"/>
    <w:rsid w:val="00852665"/>
    <w:rsid w:val="00852737"/>
    <w:rsid w:val="008528D5"/>
    <w:rsid w:val="00852A57"/>
    <w:rsid w:val="00852B1B"/>
    <w:rsid w:val="00852C1B"/>
    <w:rsid w:val="00852CB5"/>
    <w:rsid w:val="00852DC6"/>
    <w:rsid w:val="00852E06"/>
    <w:rsid w:val="00852F3C"/>
    <w:rsid w:val="0085334D"/>
    <w:rsid w:val="008533E8"/>
    <w:rsid w:val="008535B4"/>
    <w:rsid w:val="008536E9"/>
    <w:rsid w:val="0085376A"/>
    <w:rsid w:val="00853A0F"/>
    <w:rsid w:val="00853ABF"/>
    <w:rsid w:val="00853D5A"/>
    <w:rsid w:val="00853EC3"/>
    <w:rsid w:val="00854144"/>
    <w:rsid w:val="008546C7"/>
    <w:rsid w:val="00854794"/>
    <w:rsid w:val="00854DBF"/>
    <w:rsid w:val="008550CA"/>
    <w:rsid w:val="008558C9"/>
    <w:rsid w:val="00855933"/>
    <w:rsid w:val="00855951"/>
    <w:rsid w:val="00855CCC"/>
    <w:rsid w:val="00855D03"/>
    <w:rsid w:val="00855D38"/>
    <w:rsid w:val="00855E07"/>
    <w:rsid w:val="00855E8E"/>
    <w:rsid w:val="00856040"/>
    <w:rsid w:val="008560AC"/>
    <w:rsid w:val="008561B8"/>
    <w:rsid w:val="0085627D"/>
    <w:rsid w:val="00856341"/>
    <w:rsid w:val="008563B6"/>
    <w:rsid w:val="008563C1"/>
    <w:rsid w:val="008565A5"/>
    <w:rsid w:val="0085664F"/>
    <w:rsid w:val="00856713"/>
    <w:rsid w:val="00856749"/>
    <w:rsid w:val="00856835"/>
    <w:rsid w:val="008568C0"/>
    <w:rsid w:val="00856AE1"/>
    <w:rsid w:val="00856AF3"/>
    <w:rsid w:val="00856E2D"/>
    <w:rsid w:val="0085739A"/>
    <w:rsid w:val="008574C6"/>
    <w:rsid w:val="00857591"/>
    <w:rsid w:val="008579BD"/>
    <w:rsid w:val="00857E18"/>
    <w:rsid w:val="00860528"/>
    <w:rsid w:val="00860610"/>
    <w:rsid w:val="0086066C"/>
    <w:rsid w:val="008606A5"/>
    <w:rsid w:val="00860B7B"/>
    <w:rsid w:val="00860FD4"/>
    <w:rsid w:val="008610B9"/>
    <w:rsid w:val="008611D7"/>
    <w:rsid w:val="00861498"/>
    <w:rsid w:val="00861926"/>
    <w:rsid w:val="00861C0F"/>
    <w:rsid w:val="00861D7F"/>
    <w:rsid w:val="00861FCF"/>
    <w:rsid w:val="00862379"/>
    <w:rsid w:val="00862385"/>
    <w:rsid w:val="00862656"/>
    <w:rsid w:val="008626D7"/>
    <w:rsid w:val="00862962"/>
    <w:rsid w:val="00862991"/>
    <w:rsid w:val="00862B1E"/>
    <w:rsid w:val="0086320B"/>
    <w:rsid w:val="00863254"/>
    <w:rsid w:val="008632CC"/>
    <w:rsid w:val="008642FF"/>
    <w:rsid w:val="0086441A"/>
    <w:rsid w:val="008644F1"/>
    <w:rsid w:val="008645CA"/>
    <w:rsid w:val="008645FF"/>
    <w:rsid w:val="00864603"/>
    <w:rsid w:val="008646E6"/>
    <w:rsid w:val="00864780"/>
    <w:rsid w:val="008651D8"/>
    <w:rsid w:val="00865641"/>
    <w:rsid w:val="00865822"/>
    <w:rsid w:val="00865AA6"/>
    <w:rsid w:val="00865B29"/>
    <w:rsid w:val="00865DED"/>
    <w:rsid w:val="00865F55"/>
    <w:rsid w:val="008663C7"/>
    <w:rsid w:val="0086649F"/>
    <w:rsid w:val="00866731"/>
    <w:rsid w:val="008669BD"/>
    <w:rsid w:val="00866B95"/>
    <w:rsid w:val="00866D81"/>
    <w:rsid w:val="008675CA"/>
    <w:rsid w:val="0086772F"/>
    <w:rsid w:val="00867972"/>
    <w:rsid w:val="0086797B"/>
    <w:rsid w:val="00867A7A"/>
    <w:rsid w:val="00867FB3"/>
    <w:rsid w:val="00870098"/>
    <w:rsid w:val="0087045C"/>
    <w:rsid w:val="00870988"/>
    <w:rsid w:val="00870B09"/>
    <w:rsid w:val="00871104"/>
    <w:rsid w:val="008712D9"/>
    <w:rsid w:val="00871569"/>
    <w:rsid w:val="00871819"/>
    <w:rsid w:val="00871F51"/>
    <w:rsid w:val="00871FD1"/>
    <w:rsid w:val="00872200"/>
    <w:rsid w:val="00872232"/>
    <w:rsid w:val="00872325"/>
    <w:rsid w:val="008724CE"/>
    <w:rsid w:val="008724F2"/>
    <w:rsid w:val="008726D9"/>
    <w:rsid w:val="00872945"/>
    <w:rsid w:val="008739E0"/>
    <w:rsid w:val="00873C26"/>
    <w:rsid w:val="00873CDE"/>
    <w:rsid w:val="00873E0C"/>
    <w:rsid w:val="00873F1C"/>
    <w:rsid w:val="00874066"/>
    <w:rsid w:val="008740C1"/>
    <w:rsid w:val="0087420B"/>
    <w:rsid w:val="0087434B"/>
    <w:rsid w:val="00874420"/>
    <w:rsid w:val="008744CE"/>
    <w:rsid w:val="008746C0"/>
    <w:rsid w:val="008747F2"/>
    <w:rsid w:val="00874A3F"/>
    <w:rsid w:val="00874A7C"/>
    <w:rsid w:val="00874D1C"/>
    <w:rsid w:val="00874F48"/>
    <w:rsid w:val="008750C8"/>
    <w:rsid w:val="0087529F"/>
    <w:rsid w:val="00875301"/>
    <w:rsid w:val="008753A9"/>
    <w:rsid w:val="008753FF"/>
    <w:rsid w:val="008758B2"/>
    <w:rsid w:val="00875A8C"/>
    <w:rsid w:val="00875F01"/>
    <w:rsid w:val="008761E0"/>
    <w:rsid w:val="008762F8"/>
    <w:rsid w:val="00876713"/>
    <w:rsid w:val="00876EA4"/>
    <w:rsid w:val="00876EB1"/>
    <w:rsid w:val="00877128"/>
    <w:rsid w:val="00877ED1"/>
    <w:rsid w:val="008802C9"/>
    <w:rsid w:val="00880416"/>
    <w:rsid w:val="008804C2"/>
    <w:rsid w:val="00880536"/>
    <w:rsid w:val="00880631"/>
    <w:rsid w:val="00880C19"/>
    <w:rsid w:val="00880F79"/>
    <w:rsid w:val="00880FBB"/>
    <w:rsid w:val="00880FC0"/>
    <w:rsid w:val="00881285"/>
    <w:rsid w:val="0088148A"/>
    <w:rsid w:val="008818C7"/>
    <w:rsid w:val="00881912"/>
    <w:rsid w:val="0088191F"/>
    <w:rsid w:val="00881C12"/>
    <w:rsid w:val="00881FCF"/>
    <w:rsid w:val="008820F4"/>
    <w:rsid w:val="0088215A"/>
    <w:rsid w:val="00882224"/>
    <w:rsid w:val="0088249B"/>
    <w:rsid w:val="0088283B"/>
    <w:rsid w:val="00882DB1"/>
    <w:rsid w:val="00883081"/>
    <w:rsid w:val="008832D1"/>
    <w:rsid w:val="008833AD"/>
    <w:rsid w:val="008834F1"/>
    <w:rsid w:val="008835C9"/>
    <w:rsid w:val="008837FD"/>
    <w:rsid w:val="008838ED"/>
    <w:rsid w:val="00883DB8"/>
    <w:rsid w:val="00883DEE"/>
    <w:rsid w:val="00883E1E"/>
    <w:rsid w:val="00883E6F"/>
    <w:rsid w:val="00883FB8"/>
    <w:rsid w:val="00884004"/>
    <w:rsid w:val="0088403A"/>
    <w:rsid w:val="0088412F"/>
    <w:rsid w:val="008841E7"/>
    <w:rsid w:val="008843DB"/>
    <w:rsid w:val="008845AD"/>
    <w:rsid w:val="008848B8"/>
    <w:rsid w:val="008848C9"/>
    <w:rsid w:val="00884DFA"/>
    <w:rsid w:val="0088504A"/>
    <w:rsid w:val="00885087"/>
    <w:rsid w:val="00885236"/>
    <w:rsid w:val="008853A7"/>
    <w:rsid w:val="00885556"/>
    <w:rsid w:val="00885B5E"/>
    <w:rsid w:val="00885B65"/>
    <w:rsid w:val="00885C6C"/>
    <w:rsid w:val="00886054"/>
    <w:rsid w:val="0088617A"/>
    <w:rsid w:val="008861C9"/>
    <w:rsid w:val="008863D9"/>
    <w:rsid w:val="0088658D"/>
    <w:rsid w:val="0088669E"/>
    <w:rsid w:val="008866CC"/>
    <w:rsid w:val="008867D2"/>
    <w:rsid w:val="00886931"/>
    <w:rsid w:val="008869DE"/>
    <w:rsid w:val="00886B1F"/>
    <w:rsid w:val="008870EB"/>
    <w:rsid w:val="0088712F"/>
    <w:rsid w:val="008873CC"/>
    <w:rsid w:val="0088768F"/>
    <w:rsid w:val="00887874"/>
    <w:rsid w:val="00887AF6"/>
    <w:rsid w:val="00887B19"/>
    <w:rsid w:val="0089007E"/>
    <w:rsid w:val="00890154"/>
    <w:rsid w:val="008904CF"/>
    <w:rsid w:val="008905AA"/>
    <w:rsid w:val="00890B69"/>
    <w:rsid w:val="00890C7B"/>
    <w:rsid w:val="00891164"/>
    <w:rsid w:val="008912F7"/>
    <w:rsid w:val="0089133A"/>
    <w:rsid w:val="00891592"/>
    <w:rsid w:val="008919AC"/>
    <w:rsid w:val="00891B8B"/>
    <w:rsid w:val="00891C1D"/>
    <w:rsid w:val="00891D2C"/>
    <w:rsid w:val="00892049"/>
    <w:rsid w:val="00892137"/>
    <w:rsid w:val="0089280B"/>
    <w:rsid w:val="00892B6F"/>
    <w:rsid w:val="00892CB9"/>
    <w:rsid w:val="00892DAC"/>
    <w:rsid w:val="0089308A"/>
    <w:rsid w:val="0089376B"/>
    <w:rsid w:val="00893917"/>
    <w:rsid w:val="00893BFE"/>
    <w:rsid w:val="00893C93"/>
    <w:rsid w:val="00893D84"/>
    <w:rsid w:val="00893DF3"/>
    <w:rsid w:val="008941C7"/>
    <w:rsid w:val="00894598"/>
    <w:rsid w:val="008945FB"/>
    <w:rsid w:val="008948DD"/>
    <w:rsid w:val="008949C8"/>
    <w:rsid w:val="00894FBB"/>
    <w:rsid w:val="00894FD2"/>
    <w:rsid w:val="00894FDD"/>
    <w:rsid w:val="008951CE"/>
    <w:rsid w:val="0089533C"/>
    <w:rsid w:val="008954EA"/>
    <w:rsid w:val="00895632"/>
    <w:rsid w:val="008957EF"/>
    <w:rsid w:val="00895BA4"/>
    <w:rsid w:val="00895C09"/>
    <w:rsid w:val="00895EAA"/>
    <w:rsid w:val="0089628A"/>
    <w:rsid w:val="008964B3"/>
    <w:rsid w:val="00896636"/>
    <w:rsid w:val="008966C5"/>
    <w:rsid w:val="00896884"/>
    <w:rsid w:val="00896DF6"/>
    <w:rsid w:val="0089768F"/>
    <w:rsid w:val="00897C54"/>
    <w:rsid w:val="008A02B9"/>
    <w:rsid w:val="008A06E1"/>
    <w:rsid w:val="008A0D12"/>
    <w:rsid w:val="008A0DC4"/>
    <w:rsid w:val="008A10BA"/>
    <w:rsid w:val="008A15D8"/>
    <w:rsid w:val="008A1695"/>
    <w:rsid w:val="008A1E6E"/>
    <w:rsid w:val="008A1EC2"/>
    <w:rsid w:val="008A214A"/>
    <w:rsid w:val="008A2561"/>
    <w:rsid w:val="008A26A6"/>
    <w:rsid w:val="008A26A9"/>
    <w:rsid w:val="008A26B8"/>
    <w:rsid w:val="008A26D2"/>
    <w:rsid w:val="008A271D"/>
    <w:rsid w:val="008A2C24"/>
    <w:rsid w:val="008A2E96"/>
    <w:rsid w:val="008A320C"/>
    <w:rsid w:val="008A33C0"/>
    <w:rsid w:val="008A3665"/>
    <w:rsid w:val="008A3752"/>
    <w:rsid w:val="008A3A4D"/>
    <w:rsid w:val="008A3DD7"/>
    <w:rsid w:val="008A425E"/>
    <w:rsid w:val="008A44E2"/>
    <w:rsid w:val="008A451F"/>
    <w:rsid w:val="008A4652"/>
    <w:rsid w:val="008A4B14"/>
    <w:rsid w:val="008A4E45"/>
    <w:rsid w:val="008A4F2A"/>
    <w:rsid w:val="008A4F34"/>
    <w:rsid w:val="008A5211"/>
    <w:rsid w:val="008A52F2"/>
    <w:rsid w:val="008A54FF"/>
    <w:rsid w:val="008A550A"/>
    <w:rsid w:val="008A5593"/>
    <w:rsid w:val="008A58E4"/>
    <w:rsid w:val="008A5C1E"/>
    <w:rsid w:val="008A5E6E"/>
    <w:rsid w:val="008A608D"/>
    <w:rsid w:val="008A62AC"/>
    <w:rsid w:val="008A63AF"/>
    <w:rsid w:val="008A6975"/>
    <w:rsid w:val="008A719B"/>
    <w:rsid w:val="008A7352"/>
    <w:rsid w:val="008A7881"/>
    <w:rsid w:val="008B063F"/>
    <w:rsid w:val="008B07F6"/>
    <w:rsid w:val="008B08D9"/>
    <w:rsid w:val="008B1065"/>
    <w:rsid w:val="008B1155"/>
    <w:rsid w:val="008B12BF"/>
    <w:rsid w:val="008B12C9"/>
    <w:rsid w:val="008B16B2"/>
    <w:rsid w:val="008B1A65"/>
    <w:rsid w:val="008B1CDE"/>
    <w:rsid w:val="008B2054"/>
    <w:rsid w:val="008B22E4"/>
    <w:rsid w:val="008B251D"/>
    <w:rsid w:val="008B2586"/>
    <w:rsid w:val="008B25A8"/>
    <w:rsid w:val="008B2614"/>
    <w:rsid w:val="008B2A6B"/>
    <w:rsid w:val="008B2AB9"/>
    <w:rsid w:val="008B2C12"/>
    <w:rsid w:val="008B3035"/>
    <w:rsid w:val="008B322A"/>
    <w:rsid w:val="008B3375"/>
    <w:rsid w:val="008B340E"/>
    <w:rsid w:val="008B39A1"/>
    <w:rsid w:val="008B39DF"/>
    <w:rsid w:val="008B3AA6"/>
    <w:rsid w:val="008B3AFB"/>
    <w:rsid w:val="008B3EF9"/>
    <w:rsid w:val="008B48CB"/>
    <w:rsid w:val="008B4902"/>
    <w:rsid w:val="008B4A0E"/>
    <w:rsid w:val="008B4B6E"/>
    <w:rsid w:val="008B4BF2"/>
    <w:rsid w:val="008B4DCE"/>
    <w:rsid w:val="008B4F36"/>
    <w:rsid w:val="008B539F"/>
    <w:rsid w:val="008B55A8"/>
    <w:rsid w:val="008B57A9"/>
    <w:rsid w:val="008B57D2"/>
    <w:rsid w:val="008B5F13"/>
    <w:rsid w:val="008B5F24"/>
    <w:rsid w:val="008B604F"/>
    <w:rsid w:val="008B6468"/>
    <w:rsid w:val="008B6772"/>
    <w:rsid w:val="008B682F"/>
    <w:rsid w:val="008B6936"/>
    <w:rsid w:val="008B6CF9"/>
    <w:rsid w:val="008B7173"/>
    <w:rsid w:val="008B75BA"/>
    <w:rsid w:val="008B761C"/>
    <w:rsid w:val="008B7BA0"/>
    <w:rsid w:val="008B7CC2"/>
    <w:rsid w:val="008B7D20"/>
    <w:rsid w:val="008B7F5B"/>
    <w:rsid w:val="008C00A8"/>
    <w:rsid w:val="008C0609"/>
    <w:rsid w:val="008C099F"/>
    <w:rsid w:val="008C0E61"/>
    <w:rsid w:val="008C121F"/>
    <w:rsid w:val="008C12CE"/>
    <w:rsid w:val="008C198B"/>
    <w:rsid w:val="008C202B"/>
    <w:rsid w:val="008C2425"/>
    <w:rsid w:val="008C2D25"/>
    <w:rsid w:val="008C2D4C"/>
    <w:rsid w:val="008C2E8E"/>
    <w:rsid w:val="008C2F66"/>
    <w:rsid w:val="008C2FD9"/>
    <w:rsid w:val="008C34DF"/>
    <w:rsid w:val="008C366C"/>
    <w:rsid w:val="008C3778"/>
    <w:rsid w:val="008C3953"/>
    <w:rsid w:val="008C3B78"/>
    <w:rsid w:val="008C3B8F"/>
    <w:rsid w:val="008C3C33"/>
    <w:rsid w:val="008C3E57"/>
    <w:rsid w:val="008C3EE4"/>
    <w:rsid w:val="008C4021"/>
    <w:rsid w:val="008C4464"/>
    <w:rsid w:val="008C448D"/>
    <w:rsid w:val="008C487E"/>
    <w:rsid w:val="008C4A39"/>
    <w:rsid w:val="008C4B15"/>
    <w:rsid w:val="008C4CAD"/>
    <w:rsid w:val="008C4D01"/>
    <w:rsid w:val="008C5638"/>
    <w:rsid w:val="008C59AE"/>
    <w:rsid w:val="008C59B6"/>
    <w:rsid w:val="008C5E25"/>
    <w:rsid w:val="008C5E72"/>
    <w:rsid w:val="008C5F75"/>
    <w:rsid w:val="008C612D"/>
    <w:rsid w:val="008C6A20"/>
    <w:rsid w:val="008C6BB8"/>
    <w:rsid w:val="008C6BC6"/>
    <w:rsid w:val="008C71B2"/>
    <w:rsid w:val="008C7298"/>
    <w:rsid w:val="008C742D"/>
    <w:rsid w:val="008C7A5C"/>
    <w:rsid w:val="008C7AED"/>
    <w:rsid w:val="008C7E03"/>
    <w:rsid w:val="008C7F09"/>
    <w:rsid w:val="008C7FD7"/>
    <w:rsid w:val="008D01F1"/>
    <w:rsid w:val="008D069A"/>
    <w:rsid w:val="008D0768"/>
    <w:rsid w:val="008D0B52"/>
    <w:rsid w:val="008D0B60"/>
    <w:rsid w:val="008D0BE3"/>
    <w:rsid w:val="008D10BB"/>
    <w:rsid w:val="008D14A5"/>
    <w:rsid w:val="008D14CD"/>
    <w:rsid w:val="008D15C2"/>
    <w:rsid w:val="008D181E"/>
    <w:rsid w:val="008D19E1"/>
    <w:rsid w:val="008D1D52"/>
    <w:rsid w:val="008D1F9B"/>
    <w:rsid w:val="008D237D"/>
    <w:rsid w:val="008D2933"/>
    <w:rsid w:val="008D2998"/>
    <w:rsid w:val="008D2D3F"/>
    <w:rsid w:val="008D315F"/>
    <w:rsid w:val="008D34E6"/>
    <w:rsid w:val="008D3560"/>
    <w:rsid w:val="008D35C2"/>
    <w:rsid w:val="008D36A5"/>
    <w:rsid w:val="008D3A3C"/>
    <w:rsid w:val="008D3B35"/>
    <w:rsid w:val="008D3ECF"/>
    <w:rsid w:val="008D3F73"/>
    <w:rsid w:val="008D3F8E"/>
    <w:rsid w:val="008D4073"/>
    <w:rsid w:val="008D40A9"/>
    <w:rsid w:val="008D43F0"/>
    <w:rsid w:val="008D4526"/>
    <w:rsid w:val="008D46A5"/>
    <w:rsid w:val="008D471F"/>
    <w:rsid w:val="008D47B1"/>
    <w:rsid w:val="008D4950"/>
    <w:rsid w:val="008D49F9"/>
    <w:rsid w:val="008D4E42"/>
    <w:rsid w:val="008D5037"/>
    <w:rsid w:val="008D5134"/>
    <w:rsid w:val="008D565F"/>
    <w:rsid w:val="008D589C"/>
    <w:rsid w:val="008D5A80"/>
    <w:rsid w:val="008D5CD5"/>
    <w:rsid w:val="008D6002"/>
    <w:rsid w:val="008D61FC"/>
    <w:rsid w:val="008D6407"/>
    <w:rsid w:val="008D673D"/>
    <w:rsid w:val="008D70D9"/>
    <w:rsid w:val="008D73EC"/>
    <w:rsid w:val="008D74C0"/>
    <w:rsid w:val="008D76DD"/>
    <w:rsid w:val="008D77C6"/>
    <w:rsid w:val="008D785F"/>
    <w:rsid w:val="008D7C77"/>
    <w:rsid w:val="008E0047"/>
    <w:rsid w:val="008E037E"/>
    <w:rsid w:val="008E055F"/>
    <w:rsid w:val="008E0570"/>
    <w:rsid w:val="008E06C3"/>
    <w:rsid w:val="008E0B9E"/>
    <w:rsid w:val="008E1138"/>
    <w:rsid w:val="008E11E4"/>
    <w:rsid w:val="008E12D7"/>
    <w:rsid w:val="008E1424"/>
    <w:rsid w:val="008E15E0"/>
    <w:rsid w:val="008E1678"/>
    <w:rsid w:val="008E1F3C"/>
    <w:rsid w:val="008E206D"/>
    <w:rsid w:val="008E242C"/>
    <w:rsid w:val="008E2682"/>
    <w:rsid w:val="008E2848"/>
    <w:rsid w:val="008E290A"/>
    <w:rsid w:val="008E2BF1"/>
    <w:rsid w:val="008E2CCC"/>
    <w:rsid w:val="008E2E84"/>
    <w:rsid w:val="008E2F93"/>
    <w:rsid w:val="008E3024"/>
    <w:rsid w:val="008E3BFB"/>
    <w:rsid w:val="008E3E4D"/>
    <w:rsid w:val="008E3FE4"/>
    <w:rsid w:val="008E407D"/>
    <w:rsid w:val="008E41A2"/>
    <w:rsid w:val="008E4BDB"/>
    <w:rsid w:val="008E4C01"/>
    <w:rsid w:val="008E4C4C"/>
    <w:rsid w:val="008E4E09"/>
    <w:rsid w:val="008E4E47"/>
    <w:rsid w:val="008E501E"/>
    <w:rsid w:val="008E57F9"/>
    <w:rsid w:val="008E5860"/>
    <w:rsid w:val="008E5D6C"/>
    <w:rsid w:val="008E5E8C"/>
    <w:rsid w:val="008E60A9"/>
    <w:rsid w:val="008E6142"/>
    <w:rsid w:val="008E6299"/>
    <w:rsid w:val="008E651B"/>
    <w:rsid w:val="008E682B"/>
    <w:rsid w:val="008E6893"/>
    <w:rsid w:val="008E6944"/>
    <w:rsid w:val="008E6A38"/>
    <w:rsid w:val="008E6A56"/>
    <w:rsid w:val="008E6BBB"/>
    <w:rsid w:val="008E7197"/>
    <w:rsid w:val="008E7327"/>
    <w:rsid w:val="008E79A3"/>
    <w:rsid w:val="008E7C4B"/>
    <w:rsid w:val="008E7F62"/>
    <w:rsid w:val="008F015B"/>
    <w:rsid w:val="008F0386"/>
    <w:rsid w:val="008F04D6"/>
    <w:rsid w:val="008F0609"/>
    <w:rsid w:val="008F0AEA"/>
    <w:rsid w:val="008F0AF5"/>
    <w:rsid w:val="008F0CCB"/>
    <w:rsid w:val="008F0ED1"/>
    <w:rsid w:val="008F0F38"/>
    <w:rsid w:val="008F16F2"/>
    <w:rsid w:val="008F18D2"/>
    <w:rsid w:val="008F1B6F"/>
    <w:rsid w:val="008F2A5E"/>
    <w:rsid w:val="008F2A92"/>
    <w:rsid w:val="008F2D4C"/>
    <w:rsid w:val="008F2F63"/>
    <w:rsid w:val="008F326A"/>
    <w:rsid w:val="008F3426"/>
    <w:rsid w:val="008F358A"/>
    <w:rsid w:val="008F3692"/>
    <w:rsid w:val="008F39E9"/>
    <w:rsid w:val="008F3F0A"/>
    <w:rsid w:val="008F3FEB"/>
    <w:rsid w:val="008F407D"/>
    <w:rsid w:val="008F40D2"/>
    <w:rsid w:val="008F4338"/>
    <w:rsid w:val="008F45F3"/>
    <w:rsid w:val="008F4776"/>
    <w:rsid w:val="008F488B"/>
    <w:rsid w:val="008F493C"/>
    <w:rsid w:val="008F49D5"/>
    <w:rsid w:val="008F4D42"/>
    <w:rsid w:val="008F4FA8"/>
    <w:rsid w:val="008F4FBB"/>
    <w:rsid w:val="008F53F5"/>
    <w:rsid w:val="008F56C0"/>
    <w:rsid w:val="008F5B16"/>
    <w:rsid w:val="008F5CE8"/>
    <w:rsid w:val="008F5EB5"/>
    <w:rsid w:val="008F61B4"/>
    <w:rsid w:val="008F6B38"/>
    <w:rsid w:val="008F6BDC"/>
    <w:rsid w:val="008F6BFE"/>
    <w:rsid w:val="008F6D16"/>
    <w:rsid w:val="008F6DD4"/>
    <w:rsid w:val="008F7448"/>
    <w:rsid w:val="008F74C4"/>
    <w:rsid w:val="008F7527"/>
    <w:rsid w:val="008F76AE"/>
    <w:rsid w:val="008F77AD"/>
    <w:rsid w:val="008F77D5"/>
    <w:rsid w:val="008F7A65"/>
    <w:rsid w:val="008F7BE7"/>
    <w:rsid w:val="008F7E7B"/>
    <w:rsid w:val="008F7F75"/>
    <w:rsid w:val="009000BB"/>
    <w:rsid w:val="00900151"/>
    <w:rsid w:val="009004EA"/>
    <w:rsid w:val="009005F1"/>
    <w:rsid w:val="009007DC"/>
    <w:rsid w:val="00900939"/>
    <w:rsid w:val="00900CE7"/>
    <w:rsid w:val="00900EDF"/>
    <w:rsid w:val="00900FC0"/>
    <w:rsid w:val="009023EE"/>
    <w:rsid w:val="009024A7"/>
    <w:rsid w:val="00902600"/>
    <w:rsid w:val="00902980"/>
    <w:rsid w:val="009029E9"/>
    <w:rsid w:val="00902B28"/>
    <w:rsid w:val="00902B3F"/>
    <w:rsid w:val="00903D2E"/>
    <w:rsid w:val="00903DA4"/>
    <w:rsid w:val="00904021"/>
    <w:rsid w:val="0090415B"/>
    <w:rsid w:val="009041B7"/>
    <w:rsid w:val="009046F9"/>
    <w:rsid w:val="00904CC1"/>
    <w:rsid w:val="00905877"/>
    <w:rsid w:val="00905A59"/>
    <w:rsid w:val="00905DDB"/>
    <w:rsid w:val="00905F21"/>
    <w:rsid w:val="0090628A"/>
    <w:rsid w:val="00906321"/>
    <w:rsid w:val="009067C6"/>
    <w:rsid w:val="009069BC"/>
    <w:rsid w:val="00906C39"/>
    <w:rsid w:val="00906CA7"/>
    <w:rsid w:val="00906D32"/>
    <w:rsid w:val="00906D38"/>
    <w:rsid w:val="00906ED2"/>
    <w:rsid w:val="009073AF"/>
    <w:rsid w:val="0090791C"/>
    <w:rsid w:val="00907B69"/>
    <w:rsid w:val="00907CB2"/>
    <w:rsid w:val="00907E7D"/>
    <w:rsid w:val="0091021D"/>
    <w:rsid w:val="00910356"/>
    <w:rsid w:val="0091037C"/>
    <w:rsid w:val="0091052E"/>
    <w:rsid w:val="00910865"/>
    <w:rsid w:val="00910A10"/>
    <w:rsid w:val="00910A3E"/>
    <w:rsid w:val="00910AF0"/>
    <w:rsid w:val="00910B7F"/>
    <w:rsid w:val="00910CB8"/>
    <w:rsid w:val="00910DCD"/>
    <w:rsid w:val="00910F44"/>
    <w:rsid w:val="00910FF7"/>
    <w:rsid w:val="00911310"/>
    <w:rsid w:val="009113F6"/>
    <w:rsid w:val="0091142B"/>
    <w:rsid w:val="009114B8"/>
    <w:rsid w:val="0091156D"/>
    <w:rsid w:val="00911608"/>
    <w:rsid w:val="00911A8D"/>
    <w:rsid w:val="00911ACC"/>
    <w:rsid w:val="00911CAE"/>
    <w:rsid w:val="00911D9F"/>
    <w:rsid w:val="009120BD"/>
    <w:rsid w:val="00912365"/>
    <w:rsid w:val="0091261D"/>
    <w:rsid w:val="00912657"/>
    <w:rsid w:val="0091280F"/>
    <w:rsid w:val="00912995"/>
    <w:rsid w:val="00912C2D"/>
    <w:rsid w:val="00912CE3"/>
    <w:rsid w:val="00912D3B"/>
    <w:rsid w:val="00912DCD"/>
    <w:rsid w:val="00913215"/>
    <w:rsid w:val="00913415"/>
    <w:rsid w:val="009134C6"/>
    <w:rsid w:val="009135C7"/>
    <w:rsid w:val="0091361D"/>
    <w:rsid w:val="009136BE"/>
    <w:rsid w:val="00913741"/>
    <w:rsid w:val="00913813"/>
    <w:rsid w:val="00913815"/>
    <w:rsid w:val="0091392B"/>
    <w:rsid w:val="0091399F"/>
    <w:rsid w:val="00913A74"/>
    <w:rsid w:val="00913B14"/>
    <w:rsid w:val="00913BA6"/>
    <w:rsid w:val="00913C3A"/>
    <w:rsid w:val="00913D92"/>
    <w:rsid w:val="00913FCE"/>
    <w:rsid w:val="00914395"/>
    <w:rsid w:val="009145CF"/>
    <w:rsid w:val="0091462F"/>
    <w:rsid w:val="00914867"/>
    <w:rsid w:val="00914AD9"/>
    <w:rsid w:val="00914E61"/>
    <w:rsid w:val="009150A5"/>
    <w:rsid w:val="00915166"/>
    <w:rsid w:val="00915528"/>
    <w:rsid w:val="00915821"/>
    <w:rsid w:val="00915C04"/>
    <w:rsid w:val="00915C20"/>
    <w:rsid w:val="00915D61"/>
    <w:rsid w:val="009160EA"/>
    <w:rsid w:val="009160F3"/>
    <w:rsid w:val="009161B6"/>
    <w:rsid w:val="009166ED"/>
    <w:rsid w:val="00916794"/>
    <w:rsid w:val="009167F1"/>
    <w:rsid w:val="00916C46"/>
    <w:rsid w:val="00916FD3"/>
    <w:rsid w:val="00917724"/>
    <w:rsid w:val="00917D63"/>
    <w:rsid w:val="009205C8"/>
    <w:rsid w:val="009208A8"/>
    <w:rsid w:val="00920B26"/>
    <w:rsid w:val="00920B71"/>
    <w:rsid w:val="00920B83"/>
    <w:rsid w:val="00920C0A"/>
    <w:rsid w:val="0092106E"/>
    <w:rsid w:val="00921473"/>
    <w:rsid w:val="009216C2"/>
    <w:rsid w:val="009217BE"/>
    <w:rsid w:val="009218DB"/>
    <w:rsid w:val="00921AA0"/>
    <w:rsid w:val="00921AC6"/>
    <w:rsid w:val="00921BD1"/>
    <w:rsid w:val="00921E18"/>
    <w:rsid w:val="00921F58"/>
    <w:rsid w:val="00921FE3"/>
    <w:rsid w:val="009223E4"/>
    <w:rsid w:val="009224A8"/>
    <w:rsid w:val="00923070"/>
    <w:rsid w:val="00923213"/>
    <w:rsid w:val="009235BE"/>
    <w:rsid w:val="00923621"/>
    <w:rsid w:val="009239C1"/>
    <w:rsid w:val="009239FA"/>
    <w:rsid w:val="00923F31"/>
    <w:rsid w:val="0092427A"/>
    <w:rsid w:val="00924543"/>
    <w:rsid w:val="0092474C"/>
    <w:rsid w:val="00924CAD"/>
    <w:rsid w:val="0092554A"/>
    <w:rsid w:val="0092573A"/>
    <w:rsid w:val="009258F5"/>
    <w:rsid w:val="0092594F"/>
    <w:rsid w:val="00925A26"/>
    <w:rsid w:val="00925BFF"/>
    <w:rsid w:val="0092603E"/>
    <w:rsid w:val="0092647B"/>
    <w:rsid w:val="009264AE"/>
    <w:rsid w:val="0092669A"/>
    <w:rsid w:val="009266F1"/>
    <w:rsid w:val="009267FF"/>
    <w:rsid w:val="0092696A"/>
    <w:rsid w:val="00926B1B"/>
    <w:rsid w:val="00926D2B"/>
    <w:rsid w:val="009272F3"/>
    <w:rsid w:val="009273CA"/>
    <w:rsid w:val="009275E2"/>
    <w:rsid w:val="00927888"/>
    <w:rsid w:val="00927A50"/>
    <w:rsid w:val="00927A8A"/>
    <w:rsid w:val="00927BAE"/>
    <w:rsid w:val="00927F12"/>
    <w:rsid w:val="00927FAA"/>
    <w:rsid w:val="0093006C"/>
    <w:rsid w:val="00930404"/>
    <w:rsid w:val="00930424"/>
    <w:rsid w:val="00930643"/>
    <w:rsid w:val="00930989"/>
    <w:rsid w:val="00930A6A"/>
    <w:rsid w:val="00930B46"/>
    <w:rsid w:val="00930D51"/>
    <w:rsid w:val="00930EB7"/>
    <w:rsid w:val="00930F20"/>
    <w:rsid w:val="00931070"/>
    <w:rsid w:val="0093135F"/>
    <w:rsid w:val="009315F3"/>
    <w:rsid w:val="0093188B"/>
    <w:rsid w:val="00931896"/>
    <w:rsid w:val="00931DDD"/>
    <w:rsid w:val="00931E78"/>
    <w:rsid w:val="0093203F"/>
    <w:rsid w:val="0093273C"/>
    <w:rsid w:val="00932D53"/>
    <w:rsid w:val="00932E36"/>
    <w:rsid w:val="00933011"/>
    <w:rsid w:val="0093334F"/>
    <w:rsid w:val="009333A6"/>
    <w:rsid w:val="009335B3"/>
    <w:rsid w:val="0093365A"/>
    <w:rsid w:val="009336E1"/>
    <w:rsid w:val="00933773"/>
    <w:rsid w:val="0093379C"/>
    <w:rsid w:val="0093391E"/>
    <w:rsid w:val="00933A10"/>
    <w:rsid w:val="00933C15"/>
    <w:rsid w:val="00933E99"/>
    <w:rsid w:val="009340D0"/>
    <w:rsid w:val="0093420B"/>
    <w:rsid w:val="0093435B"/>
    <w:rsid w:val="00934C11"/>
    <w:rsid w:val="00934DD6"/>
    <w:rsid w:val="00934FFF"/>
    <w:rsid w:val="00935752"/>
    <w:rsid w:val="00935782"/>
    <w:rsid w:val="00935967"/>
    <w:rsid w:val="00935B48"/>
    <w:rsid w:val="00935C29"/>
    <w:rsid w:val="00935D4C"/>
    <w:rsid w:val="0093620C"/>
    <w:rsid w:val="00936393"/>
    <w:rsid w:val="0093647E"/>
    <w:rsid w:val="009364D0"/>
    <w:rsid w:val="009366B1"/>
    <w:rsid w:val="00936E92"/>
    <w:rsid w:val="009370B3"/>
    <w:rsid w:val="00937346"/>
    <w:rsid w:val="0093740A"/>
    <w:rsid w:val="009376F5"/>
    <w:rsid w:val="009377F2"/>
    <w:rsid w:val="0093793C"/>
    <w:rsid w:val="00937973"/>
    <w:rsid w:val="00937AF9"/>
    <w:rsid w:val="00937FC0"/>
    <w:rsid w:val="009400BC"/>
    <w:rsid w:val="009402D2"/>
    <w:rsid w:val="009406FD"/>
    <w:rsid w:val="0094080D"/>
    <w:rsid w:val="009408B5"/>
    <w:rsid w:val="0094090A"/>
    <w:rsid w:val="00940A30"/>
    <w:rsid w:val="00940B1A"/>
    <w:rsid w:val="00940B1B"/>
    <w:rsid w:val="00941156"/>
    <w:rsid w:val="00941581"/>
    <w:rsid w:val="009417E8"/>
    <w:rsid w:val="00941ACF"/>
    <w:rsid w:val="00941AFB"/>
    <w:rsid w:val="00941C8B"/>
    <w:rsid w:val="00941F7A"/>
    <w:rsid w:val="009421B6"/>
    <w:rsid w:val="009421D9"/>
    <w:rsid w:val="00942337"/>
    <w:rsid w:val="0094287F"/>
    <w:rsid w:val="009429A7"/>
    <w:rsid w:val="00942B4C"/>
    <w:rsid w:val="00942B93"/>
    <w:rsid w:val="00942E82"/>
    <w:rsid w:val="00942ECD"/>
    <w:rsid w:val="0094331C"/>
    <w:rsid w:val="00943324"/>
    <w:rsid w:val="00943362"/>
    <w:rsid w:val="00943368"/>
    <w:rsid w:val="0094388C"/>
    <w:rsid w:val="00943908"/>
    <w:rsid w:val="00943C9A"/>
    <w:rsid w:val="00943D62"/>
    <w:rsid w:val="009441AD"/>
    <w:rsid w:val="009444C2"/>
    <w:rsid w:val="009445FB"/>
    <w:rsid w:val="009449BC"/>
    <w:rsid w:val="009449C0"/>
    <w:rsid w:val="00944B46"/>
    <w:rsid w:val="00944B59"/>
    <w:rsid w:val="00944B71"/>
    <w:rsid w:val="00944DBF"/>
    <w:rsid w:val="0094515B"/>
    <w:rsid w:val="0094527B"/>
    <w:rsid w:val="00945301"/>
    <w:rsid w:val="009455ED"/>
    <w:rsid w:val="009456A3"/>
    <w:rsid w:val="00946082"/>
    <w:rsid w:val="009462A4"/>
    <w:rsid w:val="00946334"/>
    <w:rsid w:val="0094643C"/>
    <w:rsid w:val="00946A7C"/>
    <w:rsid w:val="00946B24"/>
    <w:rsid w:val="00946B6F"/>
    <w:rsid w:val="00946FE2"/>
    <w:rsid w:val="00946FEE"/>
    <w:rsid w:val="00947237"/>
    <w:rsid w:val="00947476"/>
    <w:rsid w:val="00947477"/>
    <w:rsid w:val="009476D0"/>
    <w:rsid w:val="009479E0"/>
    <w:rsid w:val="00947AC2"/>
    <w:rsid w:val="009501D5"/>
    <w:rsid w:val="0095060A"/>
    <w:rsid w:val="009506F9"/>
    <w:rsid w:val="00950765"/>
    <w:rsid w:val="0095079F"/>
    <w:rsid w:val="00950A8C"/>
    <w:rsid w:val="00950AD3"/>
    <w:rsid w:val="00950D90"/>
    <w:rsid w:val="00950DE6"/>
    <w:rsid w:val="0095108C"/>
    <w:rsid w:val="009511BB"/>
    <w:rsid w:val="00951291"/>
    <w:rsid w:val="00951371"/>
    <w:rsid w:val="009516E8"/>
    <w:rsid w:val="0095173B"/>
    <w:rsid w:val="00951A5E"/>
    <w:rsid w:val="00951C85"/>
    <w:rsid w:val="00951D00"/>
    <w:rsid w:val="009523A7"/>
    <w:rsid w:val="0095276F"/>
    <w:rsid w:val="00952DAC"/>
    <w:rsid w:val="00953170"/>
    <w:rsid w:val="00953248"/>
    <w:rsid w:val="00953270"/>
    <w:rsid w:val="0095349D"/>
    <w:rsid w:val="0095353F"/>
    <w:rsid w:val="00953544"/>
    <w:rsid w:val="00953C5C"/>
    <w:rsid w:val="00953D17"/>
    <w:rsid w:val="00953D6D"/>
    <w:rsid w:val="00954078"/>
    <w:rsid w:val="009540B5"/>
    <w:rsid w:val="009544B1"/>
    <w:rsid w:val="00954ACF"/>
    <w:rsid w:val="00954ED6"/>
    <w:rsid w:val="00955093"/>
    <w:rsid w:val="0095511B"/>
    <w:rsid w:val="00955133"/>
    <w:rsid w:val="009551B6"/>
    <w:rsid w:val="009552E6"/>
    <w:rsid w:val="0095573E"/>
    <w:rsid w:val="009557F9"/>
    <w:rsid w:val="00955D58"/>
    <w:rsid w:val="00955D81"/>
    <w:rsid w:val="00955D8F"/>
    <w:rsid w:val="00955DE1"/>
    <w:rsid w:val="00955F96"/>
    <w:rsid w:val="0095602F"/>
    <w:rsid w:val="00956089"/>
    <w:rsid w:val="00956105"/>
    <w:rsid w:val="00956292"/>
    <w:rsid w:val="00956422"/>
    <w:rsid w:val="0095679A"/>
    <w:rsid w:val="009567A2"/>
    <w:rsid w:val="009569E6"/>
    <w:rsid w:val="00956B97"/>
    <w:rsid w:val="00956DE4"/>
    <w:rsid w:val="00957088"/>
    <w:rsid w:val="009573D8"/>
    <w:rsid w:val="00960113"/>
    <w:rsid w:val="009607D2"/>
    <w:rsid w:val="00960860"/>
    <w:rsid w:val="009608B7"/>
    <w:rsid w:val="009609AE"/>
    <w:rsid w:val="009609C1"/>
    <w:rsid w:val="00960DAB"/>
    <w:rsid w:val="00960EA0"/>
    <w:rsid w:val="00961145"/>
    <w:rsid w:val="0096128D"/>
    <w:rsid w:val="009614FC"/>
    <w:rsid w:val="00961501"/>
    <w:rsid w:val="00961642"/>
    <w:rsid w:val="00961E71"/>
    <w:rsid w:val="00961EFE"/>
    <w:rsid w:val="009621B5"/>
    <w:rsid w:val="009622DE"/>
    <w:rsid w:val="00962971"/>
    <w:rsid w:val="00962EA6"/>
    <w:rsid w:val="0096312A"/>
    <w:rsid w:val="00963295"/>
    <w:rsid w:val="00963847"/>
    <w:rsid w:val="00963A16"/>
    <w:rsid w:val="00963ADC"/>
    <w:rsid w:val="00963F6D"/>
    <w:rsid w:val="009649EC"/>
    <w:rsid w:val="00964F8D"/>
    <w:rsid w:val="00965190"/>
    <w:rsid w:val="009659C9"/>
    <w:rsid w:val="00965A8D"/>
    <w:rsid w:val="00965BEF"/>
    <w:rsid w:val="00965CC3"/>
    <w:rsid w:val="00965CD5"/>
    <w:rsid w:val="00966005"/>
    <w:rsid w:val="00966377"/>
    <w:rsid w:val="00966D6A"/>
    <w:rsid w:val="009672F3"/>
    <w:rsid w:val="0096731D"/>
    <w:rsid w:val="0096748D"/>
    <w:rsid w:val="009674B9"/>
    <w:rsid w:val="00967D76"/>
    <w:rsid w:val="00967E63"/>
    <w:rsid w:val="00970508"/>
    <w:rsid w:val="00970585"/>
    <w:rsid w:val="009706F6"/>
    <w:rsid w:val="00970728"/>
    <w:rsid w:val="0097084B"/>
    <w:rsid w:val="0097094F"/>
    <w:rsid w:val="00970B51"/>
    <w:rsid w:val="00970FB3"/>
    <w:rsid w:val="009712CA"/>
    <w:rsid w:val="0097132F"/>
    <w:rsid w:val="00971704"/>
    <w:rsid w:val="00971810"/>
    <w:rsid w:val="00971A16"/>
    <w:rsid w:val="00971CD5"/>
    <w:rsid w:val="00971CFB"/>
    <w:rsid w:val="00971EB5"/>
    <w:rsid w:val="00972299"/>
    <w:rsid w:val="00972BD3"/>
    <w:rsid w:val="00972D66"/>
    <w:rsid w:val="00972D77"/>
    <w:rsid w:val="00972E86"/>
    <w:rsid w:val="009731D0"/>
    <w:rsid w:val="009731DB"/>
    <w:rsid w:val="00973455"/>
    <w:rsid w:val="009734FD"/>
    <w:rsid w:val="0097359F"/>
    <w:rsid w:val="00973BED"/>
    <w:rsid w:val="00973DE4"/>
    <w:rsid w:val="009740C3"/>
    <w:rsid w:val="009741F7"/>
    <w:rsid w:val="0097425E"/>
    <w:rsid w:val="00974398"/>
    <w:rsid w:val="009743AF"/>
    <w:rsid w:val="009748C9"/>
    <w:rsid w:val="009749F9"/>
    <w:rsid w:val="00975081"/>
    <w:rsid w:val="009752F8"/>
    <w:rsid w:val="009755DF"/>
    <w:rsid w:val="009758A1"/>
    <w:rsid w:val="00975C0E"/>
    <w:rsid w:val="00975E39"/>
    <w:rsid w:val="009763C5"/>
    <w:rsid w:val="00976652"/>
    <w:rsid w:val="00976713"/>
    <w:rsid w:val="00976DA2"/>
    <w:rsid w:val="00976E26"/>
    <w:rsid w:val="00976E3D"/>
    <w:rsid w:val="00977134"/>
    <w:rsid w:val="0097733B"/>
    <w:rsid w:val="00977A3A"/>
    <w:rsid w:val="00977DB1"/>
    <w:rsid w:val="009802E1"/>
    <w:rsid w:val="00980355"/>
    <w:rsid w:val="00980401"/>
    <w:rsid w:val="00980BBB"/>
    <w:rsid w:val="00981047"/>
    <w:rsid w:val="0098108F"/>
    <w:rsid w:val="009811C1"/>
    <w:rsid w:val="00981406"/>
    <w:rsid w:val="009814A5"/>
    <w:rsid w:val="0098158D"/>
    <w:rsid w:val="009816B6"/>
    <w:rsid w:val="00981850"/>
    <w:rsid w:val="00981EAC"/>
    <w:rsid w:val="00981F40"/>
    <w:rsid w:val="00982223"/>
    <w:rsid w:val="009822DF"/>
    <w:rsid w:val="00982315"/>
    <w:rsid w:val="00982637"/>
    <w:rsid w:val="009827B6"/>
    <w:rsid w:val="00982916"/>
    <w:rsid w:val="00982939"/>
    <w:rsid w:val="00982A69"/>
    <w:rsid w:val="00982A77"/>
    <w:rsid w:val="00982AB1"/>
    <w:rsid w:val="00982BDE"/>
    <w:rsid w:val="00982C02"/>
    <w:rsid w:val="00982D25"/>
    <w:rsid w:val="00982D99"/>
    <w:rsid w:val="00982F48"/>
    <w:rsid w:val="00982FD8"/>
    <w:rsid w:val="00983287"/>
    <w:rsid w:val="009832CD"/>
    <w:rsid w:val="00983623"/>
    <w:rsid w:val="009837AF"/>
    <w:rsid w:val="009839C0"/>
    <w:rsid w:val="00983B02"/>
    <w:rsid w:val="00983BE8"/>
    <w:rsid w:val="00983F25"/>
    <w:rsid w:val="00984387"/>
    <w:rsid w:val="009845C1"/>
    <w:rsid w:val="009845ED"/>
    <w:rsid w:val="009849DC"/>
    <w:rsid w:val="00984C33"/>
    <w:rsid w:val="0098555A"/>
    <w:rsid w:val="009856B6"/>
    <w:rsid w:val="00985728"/>
    <w:rsid w:val="00985927"/>
    <w:rsid w:val="00985998"/>
    <w:rsid w:val="00985C32"/>
    <w:rsid w:val="00985D85"/>
    <w:rsid w:val="00985E39"/>
    <w:rsid w:val="0098602C"/>
    <w:rsid w:val="00986032"/>
    <w:rsid w:val="00986261"/>
    <w:rsid w:val="00986409"/>
    <w:rsid w:val="00986600"/>
    <w:rsid w:val="0098690A"/>
    <w:rsid w:val="00986B05"/>
    <w:rsid w:val="00987140"/>
    <w:rsid w:val="00987DB2"/>
    <w:rsid w:val="00987FCE"/>
    <w:rsid w:val="0099003C"/>
    <w:rsid w:val="009900D0"/>
    <w:rsid w:val="00990271"/>
    <w:rsid w:val="0099058B"/>
    <w:rsid w:val="009905C9"/>
    <w:rsid w:val="00990939"/>
    <w:rsid w:val="00990A67"/>
    <w:rsid w:val="00990E06"/>
    <w:rsid w:val="00990EA5"/>
    <w:rsid w:val="009910F9"/>
    <w:rsid w:val="0099110B"/>
    <w:rsid w:val="009911C0"/>
    <w:rsid w:val="009913A0"/>
    <w:rsid w:val="00991609"/>
    <w:rsid w:val="00991663"/>
    <w:rsid w:val="009919DD"/>
    <w:rsid w:val="00991C14"/>
    <w:rsid w:val="00991C19"/>
    <w:rsid w:val="00991FB8"/>
    <w:rsid w:val="00992068"/>
    <w:rsid w:val="00992139"/>
    <w:rsid w:val="0099217C"/>
    <w:rsid w:val="009921C1"/>
    <w:rsid w:val="00992216"/>
    <w:rsid w:val="00992386"/>
    <w:rsid w:val="009923DA"/>
    <w:rsid w:val="00992DA4"/>
    <w:rsid w:val="00992E19"/>
    <w:rsid w:val="0099300E"/>
    <w:rsid w:val="00993015"/>
    <w:rsid w:val="00993399"/>
    <w:rsid w:val="009936B6"/>
    <w:rsid w:val="00993712"/>
    <w:rsid w:val="009937A0"/>
    <w:rsid w:val="009937DA"/>
    <w:rsid w:val="00993926"/>
    <w:rsid w:val="00993E9A"/>
    <w:rsid w:val="00993EBC"/>
    <w:rsid w:val="00994375"/>
    <w:rsid w:val="0099490E"/>
    <w:rsid w:val="0099493D"/>
    <w:rsid w:val="00994B4B"/>
    <w:rsid w:val="00994D39"/>
    <w:rsid w:val="00994DAE"/>
    <w:rsid w:val="00994DF3"/>
    <w:rsid w:val="00994FE9"/>
    <w:rsid w:val="009950AB"/>
    <w:rsid w:val="00995328"/>
    <w:rsid w:val="00995B91"/>
    <w:rsid w:val="00995CDA"/>
    <w:rsid w:val="009960DB"/>
    <w:rsid w:val="00996203"/>
    <w:rsid w:val="00996392"/>
    <w:rsid w:val="009964D1"/>
    <w:rsid w:val="009968E9"/>
    <w:rsid w:val="009969CC"/>
    <w:rsid w:val="00996BE7"/>
    <w:rsid w:val="009970CC"/>
    <w:rsid w:val="009972EB"/>
    <w:rsid w:val="009975A6"/>
    <w:rsid w:val="00997646"/>
    <w:rsid w:val="0099775F"/>
    <w:rsid w:val="00997811"/>
    <w:rsid w:val="00997889"/>
    <w:rsid w:val="00997BE8"/>
    <w:rsid w:val="00997DF1"/>
    <w:rsid w:val="00997ED7"/>
    <w:rsid w:val="00997EEC"/>
    <w:rsid w:val="009A0249"/>
    <w:rsid w:val="009A0257"/>
    <w:rsid w:val="009A03CC"/>
    <w:rsid w:val="009A08D4"/>
    <w:rsid w:val="009A0E23"/>
    <w:rsid w:val="009A0E53"/>
    <w:rsid w:val="009A1338"/>
    <w:rsid w:val="009A14E4"/>
    <w:rsid w:val="009A177F"/>
    <w:rsid w:val="009A18B1"/>
    <w:rsid w:val="009A1C21"/>
    <w:rsid w:val="009A1EDC"/>
    <w:rsid w:val="009A2156"/>
    <w:rsid w:val="009A21BB"/>
    <w:rsid w:val="009A21FF"/>
    <w:rsid w:val="009A256B"/>
    <w:rsid w:val="009A26F0"/>
    <w:rsid w:val="009A2EC3"/>
    <w:rsid w:val="009A3111"/>
    <w:rsid w:val="009A313D"/>
    <w:rsid w:val="009A3234"/>
    <w:rsid w:val="009A329F"/>
    <w:rsid w:val="009A33FC"/>
    <w:rsid w:val="009A3457"/>
    <w:rsid w:val="009A371A"/>
    <w:rsid w:val="009A38C8"/>
    <w:rsid w:val="009A3B9F"/>
    <w:rsid w:val="009A3D25"/>
    <w:rsid w:val="009A3E5C"/>
    <w:rsid w:val="009A3E9A"/>
    <w:rsid w:val="009A421B"/>
    <w:rsid w:val="009A4709"/>
    <w:rsid w:val="009A4911"/>
    <w:rsid w:val="009A4BEC"/>
    <w:rsid w:val="009A4F61"/>
    <w:rsid w:val="009A5892"/>
    <w:rsid w:val="009A59FC"/>
    <w:rsid w:val="009A5A37"/>
    <w:rsid w:val="009A5B31"/>
    <w:rsid w:val="009A5C44"/>
    <w:rsid w:val="009A64E1"/>
    <w:rsid w:val="009A66D4"/>
    <w:rsid w:val="009A6F92"/>
    <w:rsid w:val="009A6FCC"/>
    <w:rsid w:val="009A74A2"/>
    <w:rsid w:val="009A771B"/>
    <w:rsid w:val="009A7B24"/>
    <w:rsid w:val="009A7CF2"/>
    <w:rsid w:val="009A7E22"/>
    <w:rsid w:val="009A7E4B"/>
    <w:rsid w:val="009A7EC1"/>
    <w:rsid w:val="009B0134"/>
    <w:rsid w:val="009B0151"/>
    <w:rsid w:val="009B0448"/>
    <w:rsid w:val="009B0474"/>
    <w:rsid w:val="009B0582"/>
    <w:rsid w:val="009B0BD7"/>
    <w:rsid w:val="009B0D9A"/>
    <w:rsid w:val="009B11A5"/>
    <w:rsid w:val="009B1208"/>
    <w:rsid w:val="009B165E"/>
    <w:rsid w:val="009B18EF"/>
    <w:rsid w:val="009B18F2"/>
    <w:rsid w:val="009B1D22"/>
    <w:rsid w:val="009B1DD6"/>
    <w:rsid w:val="009B2102"/>
    <w:rsid w:val="009B2307"/>
    <w:rsid w:val="009B259F"/>
    <w:rsid w:val="009B2665"/>
    <w:rsid w:val="009B2879"/>
    <w:rsid w:val="009B28D4"/>
    <w:rsid w:val="009B2BB8"/>
    <w:rsid w:val="009B2BD4"/>
    <w:rsid w:val="009B2D9D"/>
    <w:rsid w:val="009B3018"/>
    <w:rsid w:val="009B3139"/>
    <w:rsid w:val="009B314F"/>
    <w:rsid w:val="009B319E"/>
    <w:rsid w:val="009B3209"/>
    <w:rsid w:val="009B3249"/>
    <w:rsid w:val="009B369D"/>
    <w:rsid w:val="009B3CCB"/>
    <w:rsid w:val="009B3E6C"/>
    <w:rsid w:val="009B4051"/>
    <w:rsid w:val="009B4311"/>
    <w:rsid w:val="009B444F"/>
    <w:rsid w:val="009B454C"/>
    <w:rsid w:val="009B45D6"/>
    <w:rsid w:val="009B4981"/>
    <w:rsid w:val="009B4AC8"/>
    <w:rsid w:val="009B4B53"/>
    <w:rsid w:val="009B531F"/>
    <w:rsid w:val="009B5375"/>
    <w:rsid w:val="009B5645"/>
    <w:rsid w:val="009B579B"/>
    <w:rsid w:val="009B5B74"/>
    <w:rsid w:val="009B5E87"/>
    <w:rsid w:val="009B5F9C"/>
    <w:rsid w:val="009B6133"/>
    <w:rsid w:val="009B6620"/>
    <w:rsid w:val="009B66BD"/>
    <w:rsid w:val="009B6B2A"/>
    <w:rsid w:val="009B6D3F"/>
    <w:rsid w:val="009B6FF8"/>
    <w:rsid w:val="009B702A"/>
    <w:rsid w:val="009B7076"/>
    <w:rsid w:val="009B709A"/>
    <w:rsid w:val="009B726B"/>
    <w:rsid w:val="009B733D"/>
    <w:rsid w:val="009B7446"/>
    <w:rsid w:val="009B75B7"/>
    <w:rsid w:val="009B7891"/>
    <w:rsid w:val="009B7C44"/>
    <w:rsid w:val="009B7DE8"/>
    <w:rsid w:val="009B7EE2"/>
    <w:rsid w:val="009C0025"/>
    <w:rsid w:val="009C02F0"/>
    <w:rsid w:val="009C04A1"/>
    <w:rsid w:val="009C0720"/>
    <w:rsid w:val="009C0780"/>
    <w:rsid w:val="009C07D6"/>
    <w:rsid w:val="009C0F01"/>
    <w:rsid w:val="009C0FD5"/>
    <w:rsid w:val="009C0FF9"/>
    <w:rsid w:val="009C1489"/>
    <w:rsid w:val="009C1705"/>
    <w:rsid w:val="009C17A6"/>
    <w:rsid w:val="009C17FD"/>
    <w:rsid w:val="009C1A26"/>
    <w:rsid w:val="009C1A83"/>
    <w:rsid w:val="009C1AB1"/>
    <w:rsid w:val="009C1AC4"/>
    <w:rsid w:val="009C1B32"/>
    <w:rsid w:val="009C1C2E"/>
    <w:rsid w:val="009C1C6A"/>
    <w:rsid w:val="009C206B"/>
    <w:rsid w:val="009C2177"/>
    <w:rsid w:val="009C2332"/>
    <w:rsid w:val="009C2458"/>
    <w:rsid w:val="009C27C0"/>
    <w:rsid w:val="009C28C3"/>
    <w:rsid w:val="009C28F4"/>
    <w:rsid w:val="009C2BBD"/>
    <w:rsid w:val="009C2CB9"/>
    <w:rsid w:val="009C2CEB"/>
    <w:rsid w:val="009C2DFA"/>
    <w:rsid w:val="009C4628"/>
    <w:rsid w:val="009C474B"/>
    <w:rsid w:val="009C47D1"/>
    <w:rsid w:val="009C496A"/>
    <w:rsid w:val="009C4971"/>
    <w:rsid w:val="009C4AD7"/>
    <w:rsid w:val="009C4E50"/>
    <w:rsid w:val="009C5178"/>
    <w:rsid w:val="009C535C"/>
    <w:rsid w:val="009C545C"/>
    <w:rsid w:val="009C594A"/>
    <w:rsid w:val="009C5A49"/>
    <w:rsid w:val="009C5C43"/>
    <w:rsid w:val="009C5CF3"/>
    <w:rsid w:val="009C5DA4"/>
    <w:rsid w:val="009C5E94"/>
    <w:rsid w:val="009C60BE"/>
    <w:rsid w:val="009C62A9"/>
    <w:rsid w:val="009C62AF"/>
    <w:rsid w:val="009C65B5"/>
    <w:rsid w:val="009C65EC"/>
    <w:rsid w:val="009C66B3"/>
    <w:rsid w:val="009C6BFD"/>
    <w:rsid w:val="009C6DC1"/>
    <w:rsid w:val="009C72B3"/>
    <w:rsid w:val="009C72BA"/>
    <w:rsid w:val="009C7309"/>
    <w:rsid w:val="009C7764"/>
    <w:rsid w:val="009C78BA"/>
    <w:rsid w:val="009C792F"/>
    <w:rsid w:val="009C7949"/>
    <w:rsid w:val="009C7D02"/>
    <w:rsid w:val="009C7EDE"/>
    <w:rsid w:val="009D0069"/>
    <w:rsid w:val="009D0148"/>
    <w:rsid w:val="009D0272"/>
    <w:rsid w:val="009D04CE"/>
    <w:rsid w:val="009D078D"/>
    <w:rsid w:val="009D07C9"/>
    <w:rsid w:val="009D07DD"/>
    <w:rsid w:val="009D08FD"/>
    <w:rsid w:val="009D0985"/>
    <w:rsid w:val="009D0E92"/>
    <w:rsid w:val="009D0F00"/>
    <w:rsid w:val="009D10A0"/>
    <w:rsid w:val="009D143F"/>
    <w:rsid w:val="009D1689"/>
    <w:rsid w:val="009D172C"/>
    <w:rsid w:val="009D1732"/>
    <w:rsid w:val="009D175B"/>
    <w:rsid w:val="009D1A1F"/>
    <w:rsid w:val="009D1AA5"/>
    <w:rsid w:val="009D1AEE"/>
    <w:rsid w:val="009D1B16"/>
    <w:rsid w:val="009D1B9E"/>
    <w:rsid w:val="009D1D4B"/>
    <w:rsid w:val="009D1DB4"/>
    <w:rsid w:val="009D1DE2"/>
    <w:rsid w:val="009D1FA3"/>
    <w:rsid w:val="009D2109"/>
    <w:rsid w:val="009D2202"/>
    <w:rsid w:val="009D222F"/>
    <w:rsid w:val="009D2402"/>
    <w:rsid w:val="009D250C"/>
    <w:rsid w:val="009D2952"/>
    <w:rsid w:val="009D2A55"/>
    <w:rsid w:val="009D2B9C"/>
    <w:rsid w:val="009D2BE7"/>
    <w:rsid w:val="009D2D0C"/>
    <w:rsid w:val="009D2DD8"/>
    <w:rsid w:val="009D30B1"/>
    <w:rsid w:val="009D314C"/>
    <w:rsid w:val="009D33C8"/>
    <w:rsid w:val="009D33CC"/>
    <w:rsid w:val="009D399A"/>
    <w:rsid w:val="009D39C6"/>
    <w:rsid w:val="009D3D87"/>
    <w:rsid w:val="009D3F6A"/>
    <w:rsid w:val="009D3F74"/>
    <w:rsid w:val="009D4136"/>
    <w:rsid w:val="009D414F"/>
    <w:rsid w:val="009D4363"/>
    <w:rsid w:val="009D447F"/>
    <w:rsid w:val="009D4623"/>
    <w:rsid w:val="009D48DF"/>
    <w:rsid w:val="009D4DA0"/>
    <w:rsid w:val="009D4FA8"/>
    <w:rsid w:val="009D5070"/>
    <w:rsid w:val="009D5380"/>
    <w:rsid w:val="009D53A5"/>
    <w:rsid w:val="009D5427"/>
    <w:rsid w:val="009D5A09"/>
    <w:rsid w:val="009D5B37"/>
    <w:rsid w:val="009D5E7C"/>
    <w:rsid w:val="009D6273"/>
    <w:rsid w:val="009D6641"/>
    <w:rsid w:val="009D6852"/>
    <w:rsid w:val="009D6AE6"/>
    <w:rsid w:val="009D6B2A"/>
    <w:rsid w:val="009D6E68"/>
    <w:rsid w:val="009D70DA"/>
    <w:rsid w:val="009D70F1"/>
    <w:rsid w:val="009D733B"/>
    <w:rsid w:val="009D739F"/>
    <w:rsid w:val="009D7433"/>
    <w:rsid w:val="009D7472"/>
    <w:rsid w:val="009D7DCE"/>
    <w:rsid w:val="009E0792"/>
    <w:rsid w:val="009E0B54"/>
    <w:rsid w:val="009E0F74"/>
    <w:rsid w:val="009E1012"/>
    <w:rsid w:val="009E1438"/>
    <w:rsid w:val="009E14E5"/>
    <w:rsid w:val="009E1822"/>
    <w:rsid w:val="009E1A12"/>
    <w:rsid w:val="009E1C8D"/>
    <w:rsid w:val="009E1CF5"/>
    <w:rsid w:val="009E253B"/>
    <w:rsid w:val="009E2C97"/>
    <w:rsid w:val="009E2D18"/>
    <w:rsid w:val="009E2DAF"/>
    <w:rsid w:val="009E2DFC"/>
    <w:rsid w:val="009E2F1E"/>
    <w:rsid w:val="009E2F71"/>
    <w:rsid w:val="009E2FD8"/>
    <w:rsid w:val="009E309F"/>
    <w:rsid w:val="009E315A"/>
    <w:rsid w:val="009E3411"/>
    <w:rsid w:val="009E34B2"/>
    <w:rsid w:val="009E36A6"/>
    <w:rsid w:val="009E38F8"/>
    <w:rsid w:val="009E3987"/>
    <w:rsid w:val="009E3AA1"/>
    <w:rsid w:val="009E3ABB"/>
    <w:rsid w:val="009E4542"/>
    <w:rsid w:val="009E46B2"/>
    <w:rsid w:val="009E48C5"/>
    <w:rsid w:val="009E4A5C"/>
    <w:rsid w:val="009E4AD5"/>
    <w:rsid w:val="009E4E5B"/>
    <w:rsid w:val="009E4EA4"/>
    <w:rsid w:val="009E5273"/>
    <w:rsid w:val="009E567E"/>
    <w:rsid w:val="009E58EC"/>
    <w:rsid w:val="009E5AD5"/>
    <w:rsid w:val="009E5CB4"/>
    <w:rsid w:val="009E6026"/>
    <w:rsid w:val="009E608F"/>
    <w:rsid w:val="009E61F1"/>
    <w:rsid w:val="009E61F2"/>
    <w:rsid w:val="009E644B"/>
    <w:rsid w:val="009E6463"/>
    <w:rsid w:val="009E6490"/>
    <w:rsid w:val="009E67CE"/>
    <w:rsid w:val="009E693A"/>
    <w:rsid w:val="009E69C4"/>
    <w:rsid w:val="009E6C38"/>
    <w:rsid w:val="009E717B"/>
    <w:rsid w:val="009E7294"/>
    <w:rsid w:val="009E75B9"/>
    <w:rsid w:val="009E75E7"/>
    <w:rsid w:val="009E76C3"/>
    <w:rsid w:val="009E773B"/>
    <w:rsid w:val="009E7888"/>
    <w:rsid w:val="009E789F"/>
    <w:rsid w:val="009E7901"/>
    <w:rsid w:val="009E7F04"/>
    <w:rsid w:val="009F0011"/>
    <w:rsid w:val="009F00F5"/>
    <w:rsid w:val="009F0619"/>
    <w:rsid w:val="009F061C"/>
    <w:rsid w:val="009F0859"/>
    <w:rsid w:val="009F096D"/>
    <w:rsid w:val="009F0BE8"/>
    <w:rsid w:val="009F0C21"/>
    <w:rsid w:val="009F0C35"/>
    <w:rsid w:val="009F0DD6"/>
    <w:rsid w:val="009F0E22"/>
    <w:rsid w:val="009F0E32"/>
    <w:rsid w:val="009F0F58"/>
    <w:rsid w:val="009F10D8"/>
    <w:rsid w:val="009F160D"/>
    <w:rsid w:val="009F1680"/>
    <w:rsid w:val="009F1B03"/>
    <w:rsid w:val="009F1BD5"/>
    <w:rsid w:val="009F1C31"/>
    <w:rsid w:val="009F1E7A"/>
    <w:rsid w:val="009F1EA7"/>
    <w:rsid w:val="009F1FAE"/>
    <w:rsid w:val="009F250C"/>
    <w:rsid w:val="009F263E"/>
    <w:rsid w:val="009F26B2"/>
    <w:rsid w:val="009F284F"/>
    <w:rsid w:val="009F3113"/>
    <w:rsid w:val="009F375A"/>
    <w:rsid w:val="009F4076"/>
    <w:rsid w:val="009F4275"/>
    <w:rsid w:val="009F43A8"/>
    <w:rsid w:val="009F45F9"/>
    <w:rsid w:val="009F46AF"/>
    <w:rsid w:val="009F47BE"/>
    <w:rsid w:val="009F482C"/>
    <w:rsid w:val="009F48C7"/>
    <w:rsid w:val="009F4992"/>
    <w:rsid w:val="009F49D7"/>
    <w:rsid w:val="009F4F62"/>
    <w:rsid w:val="009F4F96"/>
    <w:rsid w:val="009F4FBF"/>
    <w:rsid w:val="009F5112"/>
    <w:rsid w:val="009F51B3"/>
    <w:rsid w:val="009F52B3"/>
    <w:rsid w:val="009F53E2"/>
    <w:rsid w:val="009F53E9"/>
    <w:rsid w:val="009F5406"/>
    <w:rsid w:val="009F54AE"/>
    <w:rsid w:val="009F5624"/>
    <w:rsid w:val="009F5678"/>
    <w:rsid w:val="009F5777"/>
    <w:rsid w:val="009F58F9"/>
    <w:rsid w:val="009F5963"/>
    <w:rsid w:val="009F5C58"/>
    <w:rsid w:val="009F5C7E"/>
    <w:rsid w:val="009F5EB2"/>
    <w:rsid w:val="009F6014"/>
    <w:rsid w:val="009F6165"/>
    <w:rsid w:val="009F651C"/>
    <w:rsid w:val="009F68A3"/>
    <w:rsid w:val="009F69BD"/>
    <w:rsid w:val="009F69DF"/>
    <w:rsid w:val="009F6DE8"/>
    <w:rsid w:val="009F6E41"/>
    <w:rsid w:val="009F6F44"/>
    <w:rsid w:val="009F6FD5"/>
    <w:rsid w:val="009F73F3"/>
    <w:rsid w:val="009F765A"/>
    <w:rsid w:val="009F7A93"/>
    <w:rsid w:val="00A000B3"/>
    <w:rsid w:val="00A005B3"/>
    <w:rsid w:val="00A00646"/>
    <w:rsid w:val="00A006EF"/>
    <w:rsid w:val="00A007B5"/>
    <w:rsid w:val="00A00826"/>
    <w:rsid w:val="00A00988"/>
    <w:rsid w:val="00A00FBE"/>
    <w:rsid w:val="00A01950"/>
    <w:rsid w:val="00A01954"/>
    <w:rsid w:val="00A019E7"/>
    <w:rsid w:val="00A01B62"/>
    <w:rsid w:val="00A01BE6"/>
    <w:rsid w:val="00A01E82"/>
    <w:rsid w:val="00A02185"/>
    <w:rsid w:val="00A02377"/>
    <w:rsid w:val="00A025C9"/>
    <w:rsid w:val="00A026BE"/>
    <w:rsid w:val="00A0280D"/>
    <w:rsid w:val="00A0294E"/>
    <w:rsid w:val="00A02CE4"/>
    <w:rsid w:val="00A02CEA"/>
    <w:rsid w:val="00A02E48"/>
    <w:rsid w:val="00A0326A"/>
    <w:rsid w:val="00A0349E"/>
    <w:rsid w:val="00A03560"/>
    <w:rsid w:val="00A0383C"/>
    <w:rsid w:val="00A0396B"/>
    <w:rsid w:val="00A03BA1"/>
    <w:rsid w:val="00A03DD6"/>
    <w:rsid w:val="00A03FF3"/>
    <w:rsid w:val="00A040D9"/>
    <w:rsid w:val="00A0430B"/>
    <w:rsid w:val="00A04559"/>
    <w:rsid w:val="00A04643"/>
    <w:rsid w:val="00A04A89"/>
    <w:rsid w:val="00A04B46"/>
    <w:rsid w:val="00A04B9D"/>
    <w:rsid w:val="00A04E4D"/>
    <w:rsid w:val="00A05044"/>
    <w:rsid w:val="00A0521E"/>
    <w:rsid w:val="00A05838"/>
    <w:rsid w:val="00A05DD2"/>
    <w:rsid w:val="00A05F41"/>
    <w:rsid w:val="00A064B8"/>
    <w:rsid w:val="00A0665B"/>
    <w:rsid w:val="00A067D1"/>
    <w:rsid w:val="00A0686E"/>
    <w:rsid w:val="00A069AD"/>
    <w:rsid w:val="00A06A3A"/>
    <w:rsid w:val="00A06B7A"/>
    <w:rsid w:val="00A06C05"/>
    <w:rsid w:val="00A06CCC"/>
    <w:rsid w:val="00A06D68"/>
    <w:rsid w:val="00A0700A"/>
    <w:rsid w:val="00A07493"/>
    <w:rsid w:val="00A074E0"/>
    <w:rsid w:val="00A0771A"/>
    <w:rsid w:val="00A07947"/>
    <w:rsid w:val="00A079BF"/>
    <w:rsid w:val="00A07A1D"/>
    <w:rsid w:val="00A07A87"/>
    <w:rsid w:val="00A07D40"/>
    <w:rsid w:val="00A07F82"/>
    <w:rsid w:val="00A10235"/>
    <w:rsid w:val="00A10496"/>
    <w:rsid w:val="00A10861"/>
    <w:rsid w:val="00A10E88"/>
    <w:rsid w:val="00A10ED8"/>
    <w:rsid w:val="00A10F64"/>
    <w:rsid w:val="00A110B4"/>
    <w:rsid w:val="00A110BB"/>
    <w:rsid w:val="00A114E8"/>
    <w:rsid w:val="00A11879"/>
    <w:rsid w:val="00A118F1"/>
    <w:rsid w:val="00A11F5B"/>
    <w:rsid w:val="00A1200F"/>
    <w:rsid w:val="00A124AD"/>
    <w:rsid w:val="00A1265E"/>
    <w:rsid w:val="00A12701"/>
    <w:rsid w:val="00A12AB0"/>
    <w:rsid w:val="00A12CC3"/>
    <w:rsid w:val="00A13257"/>
    <w:rsid w:val="00A13465"/>
    <w:rsid w:val="00A1354F"/>
    <w:rsid w:val="00A13C2F"/>
    <w:rsid w:val="00A13D34"/>
    <w:rsid w:val="00A13EF6"/>
    <w:rsid w:val="00A13FFE"/>
    <w:rsid w:val="00A1440A"/>
    <w:rsid w:val="00A14A1B"/>
    <w:rsid w:val="00A14A3B"/>
    <w:rsid w:val="00A14BB8"/>
    <w:rsid w:val="00A14D07"/>
    <w:rsid w:val="00A15078"/>
    <w:rsid w:val="00A1512B"/>
    <w:rsid w:val="00A15312"/>
    <w:rsid w:val="00A1582A"/>
    <w:rsid w:val="00A15A29"/>
    <w:rsid w:val="00A16287"/>
    <w:rsid w:val="00A162D9"/>
    <w:rsid w:val="00A16BB1"/>
    <w:rsid w:val="00A16BC9"/>
    <w:rsid w:val="00A16C4E"/>
    <w:rsid w:val="00A16DA6"/>
    <w:rsid w:val="00A17211"/>
    <w:rsid w:val="00A17398"/>
    <w:rsid w:val="00A173CE"/>
    <w:rsid w:val="00A177A5"/>
    <w:rsid w:val="00A17F36"/>
    <w:rsid w:val="00A2003A"/>
    <w:rsid w:val="00A2007B"/>
    <w:rsid w:val="00A2012C"/>
    <w:rsid w:val="00A202A6"/>
    <w:rsid w:val="00A2087A"/>
    <w:rsid w:val="00A20945"/>
    <w:rsid w:val="00A20BB6"/>
    <w:rsid w:val="00A20C1A"/>
    <w:rsid w:val="00A20CAE"/>
    <w:rsid w:val="00A21062"/>
    <w:rsid w:val="00A21118"/>
    <w:rsid w:val="00A2184F"/>
    <w:rsid w:val="00A219AA"/>
    <w:rsid w:val="00A21AA2"/>
    <w:rsid w:val="00A21E8F"/>
    <w:rsid w:val="00A222BF"/>
    <w:rsid w:val="00A22803"/>
    <w:rsid w:val="00A22A1B"/>
    <w:rsid w:val="00A22BF5"/>
    <w:rsid w:val="00A22EB5"/>
    <w:rsid w:val="00A22F76"/>
    <w:rsid w:val="00A232BC"/>
    <w:rsid w:val="00A237C3"/>
    <w:rsid w:val="00A237E6"/>
    <w:rsid w:val="00A23A5F"/>
    <w:rsid w:val="00A23F79"/>
    <w:rsid w:val="00A23FE4"/>
    <w:rsid w:val="00A24078"/>
    <w:rsid w:val="00A240BB"/>
    <w:rsid w:val="00A24272"/>
    <w:rsid w:val="00A24458"/>
    <w:rsid w:val="00A24624"/>
    <w:rsid w:val="00A250C1"/>
    <w:rsid w:val="00A253D4"/>
    <w:rsid w:val="00A2547F"/>
    <w:rsid w:val="00A25521"/>
    <w:rsid w:val="00A255F3"/>
    <w:rsid w:val="00A25918"/>
    <w:rsid w:val="00A25A3F"/>
    <w:rsid w:val="00A25AE1"/>
    <w:rsid w:val="00A25AFE"/>
    <w:rsid w:val="00A25E7B"/>
    <w:rsid w:val="00A25F85"/>
    <w:rsid w:val="00A261B4"/>
    <w:rsid w:val="00A26299"/>
    <w:rsid w:val="00A26369"/>
    <w:rsid w:val="00A26480"/>
    <w:rsid w:val="00A2653A"/>
    <w:rsid w:val="00A266DF"/>
    <w:rsid w:val="00A267A3"/>
    <w:rsid w:val="00A26BC3"/>
    <w:rsid w:val="00A26C4F"/>
    <w:rsid w:val="00A26E5A"/>
    <w:rsid w:val="00A2732D"/>
    <w:rsid w:val="00A27C5B"/>
    <w:rsid w:val="00A27E15"/>
    <w:rsid w:val="00A27F84"/>
    <w:rsid w:val="00A3004F"/>
    <w:rsid w:val="00A300D2"/>
    <w:rsid w:val="00A304E5"/>
    <w:rsid w:val="00A30BC0"/>
    <w:rsid w:val="00A3123A"/>
    <w:rsid w:val="00A312BC"/>
    <w:rsid w:val="00A31E8A"/>
    <w:rsid w:val="00A31EC5"/>
    <w:rsid w:val="00A32097"/>
    <w:rsid w:val="00A323CF"/>
    <w:rsid w:val="00A3254E"/>
    <w:rsid w:val="00A327A9"/>
    <w:rsid w:val="00A32C2E"/>
    <w:rsid w:val="00A32EB8"/>
    <w:rsid w:val="00A33425"/>
    <w:rsid w:val="00A33495"/>
    <w:rsid w:val="00A33560"/>
    <w:rsid w:val="00A33BFA"/>
    <w:rsid w:val="00A33C3B"/>
    <w:rsid w:val="00A341C5"/>
    <w:rsid w:val="00A3431C"/>
    <w:rsid w:val="00A34356"/>
    <w:rsid w:val="00A343D1"/>
    <w:rsid w:val="00A3453C"/>
    <w:rsid w:val="00A3473E"/>
    <w:rsid w:val="00A347EC"/>
    <w:rsid w:val="00A34A8C"/>
    <w:rsid w:val="00A34D0E"/>
    <w:rsid w:val="00A34DE7"/>
    <w:rsid w:val="00A35498"/>
    <w:rsid w:val="00A3593B"/>
    <w:rsid w:val="00A35CD0"/>
    <w:rsid w:val="00A3614F"/>
    <w:rsid w:val="00A364A6"/>
    <w:rsid w:val="00A36613"/>
    <w:rsid w:val="00A36738"/>
    <w:rsid w:val="00A369A8"/>
    <w:rsid w:val="00A36B7F"/>
    <w:rsid w:val="00A36D29"/>
    <w:rsid w:val="00A36ED8"/>
    <w:rsid w:val="00A372B4"/>
    <w:rsid w:val="00A37A70"/>
    <w:rsid w:val="00A37C00"/>
    <w:rsid w:val="00A37CDB"/>
    <w:rsid w:val="00A37E8E"/>
    <w:rsid w:val="00A4031C"/>
    <w:rsid w:val="00A4036C"/>
    <w:rsid w:val="00A40796"/>
    <w:rsid w:val="00A40986"/>
    <w:rsid w:val="00A40ED1"/>
    <w:rsid w:val="00A41027"/>
    <w:rsid w:val="00A4104B"/>
    <w:rsid w:val="00A41558"/>
    <w:rsid w:val="00A41A05"/>
    <w:rsid w:val="00A41C2C"/>
    <w:rsid w:val="00A41EB1"/>
    <w:rsid w:val="00A4218D"/>
    <w:rsid w:val="00A42210"/>
    <w:rsid w:val="00A42B0E"/>
    <w:rsid w:val="00A42BF9"/>
    <w:rsid w:val="00A42D63"/>
    <w:rsid w:val="00A42EFF"/>
    <w:rsid w:val="00A42FCA"/>
    <w:rsid w:val="00A435D3"/>
    <w:rsid w:val="00A43894"/>
    <w:rsid w:val="00A43B24"/>
    <w:rsid w:val="00A43C9F"/>
    <w:rsid w:val="00A43DFA"/>
    <w:rsid w:val="00A43DFD"/>
    <w:rsid w:val="00A43FFA"/>
    <w:rsid w:val="00A44042"/>
    <w:rsid w:val="00A444AD"/>
    <w:rsid w:val="00A445EE"/>
    <w:rsid w:val="00A44637"/>
    <w:rsid w:val="00A44BED"/>
    <w:rsid w:val="00A44F6A"/>
    <w:rsid w:val="00A4546C"/>
    <w:rsid w:val="00A4569A"/>
    <w:rsid w:val="00A45886"/>
    <w:rsid w:val="00A45A6E"/>
    <w:rsid w:val="00A45D42"/>
    <w:rsid w:val="00A45FF0"/>
    <w:rsid w:val="00A460EB"/>
    <w:rsid w:val="00A468DE"/>
    <w:rsid w:val="00A469D5"/>
    <w:rsid w:val="00A46A0B"/>
    <w:rsid w:val="00A46BF5"/>
    <w:rsid w:val="00A46C24"/>
    <w:rsid w:val="00A470F8"/>
    <w:rsid w:val="00A47158"/>
    <w:rsid w:val="00A472BA"/>
    <w:rsid w:val="00A472FD"/>
    <w:rsid w:val="00A47865"/>
    <w:rsid w:val="00A47B7E"/>
    <w:rsid w:val="00A47F7A"/>
    <w:rsid w:val="00A501E8"/>
    <w:rsid w:val="00A501F2"/>
    <w:rsid w:val="00A502BE"/>
    <w:rsid w:val="00A502EB"/>
    <w:rsid w:val="00A50331"/>
    <w:rsid w:val="00A5034B"/>
    <w:rsid w:val="00A5046C"/>
    <w:rsid w:val="00A5069F"/>
    <w:rsid w:val="00A506A2"/>
    <w:rsid w:val="00A50A4D"/>
    <w:rsid w:val="00A50C0D"/>
    <w:rsid w:val="00A50D67"/>
    <w:rsid w:val="00A50DC3"/>
    <w:rsid w:val="00A512EC"/>
    <w:rsid w:val="00A5143D"/>
    <w:rsid w:val="00A514EE"/>
    <w:rsid w:val="00A51E88"/>
    <w:rsid w:val="00A51F94"/>
    <w:rsid w:val="00A521C2"/>
    <w:rsid w:val="00A52584"/>
    <w:rsid w:val="00A5264C"/>
    <w:rsid w:val="00A52A83"/>
    <w:rsid w:val="00A52CA1"/>
    <w:rsid w:val="00A52E25"/>
    <w:rsid w:val="00A530A4"/>
    <w:rsid w:val="00A53260"/>
    <w:rsid w:val="00A532CD"/>
    <w:rsid w:val="00A5339A"/>
    <w:rsid w:val="00A53465"/>
    <w:rsid w:val="00A535AA"/>
    <w:rsid w:val="00A536A5"/>
    <w:rsid w:val="00A5374C"/>
    <w:rsid w:val="00A5382B"/>
    <w:rsid w:val="00A538AB"/>
    <w:rsid w:val="00A538DE"/>
    <w:rsid w:val="00A5390B"/>
    <w:rsid w:val="00A5390C"/>
    <w:rsid w:val="00A539A5"/>
    <w:rsid w:val="00A53C33"/>
    <w:rsid w:val="00A53D3F"/>
    <w:rsid w:val="00A54418"/>
    <w:rsid w:val="00A5469F"/>
    <w:rsid w:val="00A54AA5"/>
    <w:rsid w:val="00A54ACC"/>
    <w:rsid w:val="00A5548E"/>
    <w:rsid w:val="00A5554D"/>
    <w:rsid w:val="00A555BC"/>
    <w:rsid w:val="00A559BD"/>
    <w:rsid w:val="00A5639B"/>
    <w:rsid w:val="00A5658C"/>
    <w:rsid w:val="00A565FC"/>
    <w:rsid w:val="00A56D27"/>
    <w:rsid w:val="00A56EC9"/>
    <w:rsid w:val="00A56F1D"/>
    <w:rsid w:val="00A573E7"/>
    <w:rsid w:val="00A575C9"/>
    <w:rsid w:val="00A577E7"/>
    <w:rsid w:val="00A5784D"/>
    <w:rsid w:val="00A5792A"/>
    <w:rsid w:val="00A57C62"/>
    <w:rsid w:val="00A57E4B"/>
    <w:rsid w:val="00A57E94"/>
    <w:rsid w:val="00A57FD2"/>
    <w:rsid w:val="00A602AC"/>
    <w:rsid w:val="00A603F2"/>
    <w:rsid w:val="00A60563"/>
    <w:rsid w:val="00A6062E"/>
    <w:rsid w:val="00A60661"/>
    <w:rsid w:val="00A60E7D"/>
    <w:rsid w:val="00A61640"/>
    <w:rsid w:val="00A617FF"/>
    <w:rsid w:val="00A61C4F"/>
    <w:rsid w:val="00A61E02"/>
    <w:rsid w:val="00A6265B"/>
    <w:rsid w:val="00A62700"/>
    <w:rsid w:val="00A628D6"/>
    <w:rsid w:val="00A628E9"/>
    <w:rsid w:val="00A62A29"/>
    <w:rsid w:val="00A62A41"/>
    <w:rsid w:val="00A62BED"/>
    <w:rsid w:val="00A62D4A"/>
    <w:rsid w:val="00A630B2"/>
    <w:rsid w:val="00A632BF"/>
    <w:rsid w:val="00A63629"/>
    <w:rsid w:val="00A63674"/>
    <w:rsid w:val="00A63866"/>
    <w:rsid w:val="00A63909"/>
    <w:rsid w:val="00A63C66"/>
    <w:rsid w:val="00A641E6"/>
    <w:rsid w:val="00A64283"/>
    <w:rsid w:val="00A64632"/>
    <w:rsid w:val="00A646CD"/>
    <w:rsid w:val="00A64841"/>
    <w:rsid w:val="00A64953"/>
    <w:rsid w:val="00A64A38"/>
    <w:rsid w:val="00A64EBE"/>
    <w:rsid w:val="00A64F56"/>
    <w:rsid w:val="00A64FDF"/>
    <w:rsid w:val="00A6510D"/>
    <w:rsid w:val="00A6516B"/>
    <w:rsid w:val="00A652A9"/>
    <w:rsid w:val="00A655AA"/>
    <w:rsid w:val="00A65698"/>
    <w:rsid w:val="00A65793"/>
    <w:rsid w:val="00A6585D"/>
    <w:rsid w:val="00A659AE"/>
    <w:rsid w:val="00A65A2B"/>
    <w:rsid w:val="00A65A31"/>
    <w:rsid w:val="00A65A50"/>
    <w:rsid w:val="00A65C9F"/>
    <w:rsid w:val="00A65F1E"/>
    <w:rsid w:val="00A66214"/>
    <w:rsid w:val="00A664D4"/>
    <w:rsid w:val="00A6667D"/>
    <w:rsid w:val="00A66AA6"/>
    <w:rsid w:val="00A66BC8"/>
    <w:rsid w:val="00A66C91"/>
    <w:rsid w:val="00A670A4"/>
    <w:rsid w:val="00A6716F"/>
    <w:rsid w:val="00A675A8"/>
    <w:rsid w:val="00A67663"/>
    <w:rsid w:val="00A67AD2"/>
    <w:rsid w:val="00A704D0"/>
    <w:rsid w:val="00A704FE"/>
    <w:rsid w:val="00A705E3"/>
    <w:rsid w:val="00A70606"/>
    <w:rsid w:val="00A708A7"/>
    <w:rsid w:val="00A708FF"/>
    <w:rsid w:val="00A70C98"/>
    <w:rsid w:val="00A70E6C"/>
    <w:rsid w:val="00A7130A"/>
    <w:rsid w:val="00A714D1"/>
    <w:rsid w:val="00A71739"/>
    <w:rsid w:val="00A71AE6"/>
    <w:rsid w:val="00A72133"/>
    <w:rsid w:val="00A7213C"/>
    <w:rsid w:val="00A72512"/>
    <w:rsid w:val="00A725EE"/>
    <w:rsid w:val="00A72883"/>
    <w:rsid w:val="00A7295C"/>
    <w:rsid w:val="00A729C1"/>
    <w:rsid w:val="00A73103"/>
    <w:rsid w:val="00A73254"/>
    <w:rsid w:val="00A7331B"/>
    <w:rsid w:val="00A735BB"/>
    <w:rsid w:val="00A7382E"/>
    <w:rsid w:val="00A73C96"/>
    <w:rsid w:val="00A7420D"/>
    <w:rsid w:val="00A743D1"/>
    <w:rsid w:val="00A74973"/>
    <w:rsid w:val="00A74B19"/>
    <w:rsid w:val="00A74C2B"/>
    <w:rsid w:val="00A74F23"/>
    <w:rsid w:val="00A753C2"/>
    <w:rsid w:val="00A753CA"/>
    <w:rsid w:val="00A753F1"/>
    <w:rsid w:val="00A756F0"/>
    <w:rsid w:val="00A75795"/>
    <w:rsid w:val="00A75995"/>
    <w:rsid w:val="00A75A4D"/>
    <w:rsid w:val="00A75CFA"/>
    <w:rsid w:val="00A75E82"/>
    <w:rsid w:val="00A75E98"/>
    <w:rsid w:val="00A75F95"/>
    <w:rsid w:val="00A75FFD"/>
    <w:rsid w:val="00A761C2"/>
    <w:rsid w:val="00A76264"/>
    <w:rsid w:val="00A763EF"/>
    <w:rsid w:val="00A76488"/>
    <w:rsid w:val="00A765B1"/>
    <w:rsid w:val="00A76614"/>
    <w:rsid w:val="00A769FB"/>
    <w:rsid w:val="00A76B50"/>
    <w:rsid w:val="00A76E1F"/>
    <w:rsid w:val="00A76EAB"/>
    <w:rsid w:val="00A77063"/>
    <w:rsid w:val="00A7727B"/>
    <w:rsid w:val="00A77564"/>
    <w:rsid w:val="00A776C5"/>
    <w:rsid w:val="00A7778A"/>
    <w:rsid w:val="00A7784B"/>
    <w:rsid w:val="00A77AC6"/>
    <w:rsid w:val="00A800CA"/>
    <w:rsid w:val="00A80103"/>
    <w:rsid w:val="00A80237"/>
    <w:rsid w:val="00A80638"/>
    <w:rsid w:val="00A808C8"/>
    <w:rsid w:val="00A808CD"/>
    <w:rsid w:val="00A80957"/>
    <w:rsid w:val="00A8096C"/>
    <w:rsid w:val="00A809CE"/>
    <w:rsid w:val="00A80A67"/>
    <w:rsid w:val="00A80BC0"/>
    <w:rsid w:val="00A80EFD"/>
    <w:rsid w:val="00A80F38"/>
    <w:rsid w:val="00A8122C"/>
    <w:rsid w:val="00A81593"/>
    <w:rsid w:val="00A815E4"/>
    <w:rsid w:val="00A81648"/>
    <w:rsid w:val="00A81737"/>
    <w:rsid w:val="00A81838"/>
    <w:rsid w:val="00A8189F"/>
    <w:rsid w:val="00A818E9"/>
    <w:rsid w:val="00A81A6C"/>
    <w:rsid w:val="00A81AF6"/>
    <w:rsid w:val="00A81D0A"/>
    <w:rsid w:val="00A81D70"/>
    <w:rsid w:val="00A8205A"/>
    <w:rsid w:val="00A820C1"/>
    <w:rsid w:val="00A8213D"/>
    <w:rsid w:val="00A82410"/>
    <w:rsid w:val="00A827EC"/>
    <w:rsid w:val="00A82CD3"/>
    <w:rsid w:val="00A82D60"/>
    <w:rsid w:val="00A83011"/>
    <w:rsid w:val="00A831B0"/>
    <w:rsid w:val="00A83203"/>
    <w:rsid w:val="00A83733"/>
    <w:rsid w:val="00A8393C"/>
    <w:rsid w:val="00A83CD9"/>
    <w:rsid w:val="00A83DC1"/>
    <w:rsid w:val="00A84381"/>
    <w:rsid w:val="00A84423"/>
    <w:rsid w:val="00A84462"/>
    <w:rsid w:val="00A8455A"/>
    <w:rsid w:val="00A846F0"/>
    <w:rsid w:val="00A8476E"/>
    <w:rsid w:val="00A84A76"/>
    <w:rsid w:val="00A84D3E"/>
    <w:rsid w:val="00A85049"/>
    <w:rsid w:val="00A85146"/>
    <w:rsid w:val="00A85535"/>
    <w:rsid w:val="00A85560"/>
    <w:rsid w:val="00A856CF"/>
    <w:rsid w:val="00A857E2"/>
    <w:rsid w:val="00A85BFD"/>
    <w:rsid w:val="00A86314"/>
    <w:rsid w:val="00A86350"/>
    <w:rsid w:val="00A8638E"/>
    <w:rsid w:val="00A86640"/>
    <w:rsid w:val="00A8671E"/>
    <w:rsid w:val="00A86818"/>
    <w:rsid w:val="00A86A5C"/>
    <w:rsid w:val="00A86A81"/>
    <w:rsid w:val="00A86ACB"/>
    <w:rsid w:val="00A86B2B"/>
    <w:rsid w:val="00A86E82"/>
    <w:rsid w:val="00A8718B"/>
    <w:rsid w:val="00A87200"/>
    <w:rsid w:val="00A873D2"/>
    <w:rsid w:val="00A87860"/>
    <w:rsid w:val="00A87926"/>
    <w:rsid w:val="00A87952"/>
    <w:rsid w:val="00A879D1"/>
    <w:rsid w:val="00A87CF8"/>
    <w:rsid w:val="00A87E16"/>
    <w:rsid w:val="00A87EC1"/>
    <w:rsid w:val="00A90093"/>
    <w:rsid w:val="00A901F3"/>
    <w:rsid w:val="00A901FA"/>
    <w:rsid w:val="00A90C1F"/>
    <w:rsid w:val="00A90C40"/>
    <w:rsid w:val="00A915E9"/>
    <w:rsid w:val="00A9168F"/>
    <w:rsid w:val="00A9169C"/>
    <w:rsid w:val="00A919A7"/>
    <w:rsid w:val="00A91B20"/>
    <w:rsid w:val="00A91F22"/>
    <w:rsid w:val="00A91F68"/>
    <w:rsid w:val="00A91FAC"/>
    <w:rsid w:val="00A92059"/>
    <w:rsid w:val="00A92135"/>
    <w:rsid w:val="00A92159"/>
    <w:rsid w:val="00A9225F"/>
    <w:rsid w:val="00A92292"/>
    <w:rsid w:val="00A92345"/>
    <w:rsid w:val="00A92550"/>
    <w:rsid w:val="00A9287E"/>
    <w:rsid w:val="00A929E6"/>
    <w:rsid w:val="00A92AC3"/>
    <w:rsid w:val="00A92B00"/>
    <w:rsid w:val="00A92C05"/>
    <w:rsid w:val="00A92E0E"/>
    <w:rsid w:val="00A935E9"/>
    <w:rsid w:val="00A9384C"/>
    <w:rsid w:val="00A938D6"/>
    <w:rsid w:val="00A93A10"/>
    <w:rsid w:val="00A93A26"/>
    <w:rsid w:val="00A93F17"/>
    <w:rsid w:val="00A940B5"/>
    <w:rsid w:val="00A94487"/>
    <w:rsid w:val="00A94684"/>
    <w:rsid w:val="00A94983"/>
    <w:rsid w:val="00A94ADE"/>
    <w:rsid w:val="00A94B0E"/>
    <w:rsid w:val="00A94EB5"/>
    <w:rsid w:val="00A9546A"/>
    <w:rsid w:val="00A954DF"/>
    <w:rsid w:val="00A95547"/>
    <w:rsid w:val="00A955E7"/>
    <w:rsid w:val="00A95615"/>
    <w:rsid w:val="00A95651"/>
    <w:rsid w:val="00A95A13"/>
    <w:rsid w:val="00A95D56"/>
    <w:rsid w:val="00A96069"/>
    <w:rsid w:val="00A960C2"/>
    <w:rsid w:val="00A9615F"/>
    <w:rsid w:val="00A96313"/>
    <w:rsid w:val="00A9672C"/>
    <w:rsid w:val="00A96975"/>
    <w:rsid w:val="00A96C30"/>
    <w:rsid w:val="00A96D8F"/>
    <w:rsid w:val="00A97420"/>
    <w:rsid w:val="00A97524"/>
    <w:rsid w:val="00A977B1"/>
    <w:rsid w:val="00A979AB"/>
    <w:rsid w:val="00A97A23"/>
    <w:rsid w:val="00AA024E"/>
    <w:rsid w:val="00AA02E2"/>
    <w:rsid w:val="00AA054D"/>
    <w:rsid w:val="00AA0592"/>
    <w:rsid w:val="00AA06F2"/>
    <w:rsid w:val="00AA0820"/>
    <w:rsid w:val="00AA08AB"/>
    <w:rsid w:val="00AA0A81"/>
    <w:rsid w:val="00AA0AC0"/>
    <w:rsid w:val="00AA0C40"/>
    <w:rsid w:val="00AA0C7B"/>
    <w:rsid w:val="00AA0C9B"/>
    <w:rsid w:val="00AA0EEB"/>
    <w:rsid w:val="00AA0F7A"/>
    <w:rsid w:val="00AA1214"/>
    <w:rsid w:val="00AA128A"/>
    <w:rsid w:val="00AA130A"/>
    <w:rsid w:val="00AA1339"/>
    <w:rsid w:val="00AA1759"/>
    <w:rsid w:val="00AA2AF4"/>
    <w:rsid w:val="00AA2D72"/>
    <w:rsid w:val="00AA2EC5"/>
    <w:rsid w:val="00AA2F77"/>
    <w:rsid w:val="00AA32AD"/>
    <w:rsid w:val="00AA32B2"/>
    <w:rsid w:val="00AA33E1"/>
    <w:rsid w:val="00AA3421"/>
    <w:rsid w:val="00AA3771"/>
    <w:rsid w:val="00AA386D"/>
    <w:rsid w:val="00AA3891"/>
    <w:rsid w:val="00AA3AB2"/>
    <w:rsid w:val="00AA3D11"/>
    <w:rsid w:val="00AA3D5D"/>
    <w:rsid w:val="00AA3E97"/>
    <w:rsid w:val="00AA3EF0"/>
    <w:rsid w:val="00AA427E"/>
    <w:rsid w:val="00AA42D1"/>
    <w:rsid w:val="00AA4350"/>
    <w:rsid w:val="00AA4510"/>
    <w:rsid w:val="00AA46BF"/>
    <w:rsid w:val="00AA46CD"/>
    <w:rsid w:val="00AA4741"/>
    <w:rsid w:val="00AA48E5"/>
    <w:rsid w:val="00AA50C7"/>
    <w:rsid w:val="00AA51E8"/>
    <w:rsid w:val="00AA5282"/>
    <w:rsid w:val="00AA52EF"/>
    <w:rsid w:val="00AA53D3"/>
    <w:rsid w:val="00AA5667"/>
    <w:rsid w:val="00AA56A6"/>
    <w:rsid w:val="00AA5B5F"/>
    <w:rsid w:val="00AA5E9B"/>
    <w:rsid w:val="00AA5FC8"/>
    <w:rsid w:val="00AA6263"/>
    <w:rsid w:val="00AA6431"/>
    <w:rsid w:val="00AA64C7"/>
    <w:rsid w:val="00AA64E9"/>
    <w:rsid w:val="00AA6861"/>
    <w:rsid w:val="00AA6898"/>
    <w:rsid w:val="00AA6B0C"/>
    <w:rsid w:val="00AA6C1A"/>
    <w:rsid w:val="00AA6C91"/>
    <w:rsid w:val="00AA6E13"/>
    <w:rsid w:val="00AA7157"/>
    <w:rsid w:val="00AA722B"/>
    <w:rsid w:val="00AA7314"/>
    <w:rsid w:val="00AA7495"/>
    <w:rsid w:val="00AA788C"/>
    <w:rsid w:val="00AA78CC"/>
    <w:rsid w:val="00AA79A3"/>
    <w:rsid w:val="00AA7C74"/>
    <w:rsid w:val="00AA7CE7"/>
    <w:rsid w:val="00AA7E2F"/>
    <w:rsid w:val="00AA7EE9"/>
    <w:rsid w:val="00AB06F6"/>
    <w:rsid w:val="00AB0740"/>
    <w:rsid w:val="00AB0B23"/>
    <w:rsid w:val="00AB0D02"/>
    <w:rsid w:val="00AB0F51"/>
    <w:rsid w:val="00AB109A"/>
    <w:rsid w:val="00AB11C7"/>
    <w:rsid w:val="00AB123A"/>
    <w:rsid w:val="00AB137F"/>
    <w:rsid w:val="00AB152B"/>
    <w:rsid w:val="00AB1D42"/>
    <w:rsid w:val="00AB1D75"/>
    <w:rsid w:val="00AB1E73"/>
    <w:rsid w:val="00AB1ED1"/>
    <w:rsid w:val="00AB2042"/>
    <w:rsid w:val="00AB24E0"/>
    <w:rsid w:val="00AB273F"/>
    <w:rsid w:val="00AB2D09"/>
    <w:rsid w:val="00AB2F4C"/>
    <w:rsid w:val="00AB2F83"/>
    <w:rsid w:val="00AB304B"/>
    <w:rsid w:val="00AB3138"/>
    <w:rsid w:val="00AB3253"/>
    <w:rsid w:val="00AB380A"/>
    <w:rsid w:val="00AB3A05"/>
    <w:rsid w:val="00AB3C17"/>
    <w:rsid w:val="00AB3CA7"/>
    <w:rsid w:val="00AB3F4B"/>
    <w:rsid w:val="00AB3F69"/>
    <w:rsid w:val="00AB40A1"/>
    <w:rsid w:val="00AB4289"/>
    <w:rsid w:val="00AB467C"/>
    <w:rsid w:val="00AB468B"/>
    <w:rsid w:val="00AB46C1"/>
    <w:rsid w:val="00AB4928"/>
    <w:rsid w:val="00AB49FC"/>
    <w:rsid w:val="00AB4DFB"/>
    <w:rsid w:val="00AB4F08"/>
    <w:rsid w:val="00AB5640"/>
    <w:rsid w:val="00AB56B2"/>
    <w:rsid w:val="00AB56E0"/>
    <w:rsid w:val="00AB5E30"/>
    <w:rsid w:val="00AB5E52"/>
    <w:rsid w:val="00AB603C"/>
    <w:rsid w:val="00AB63C0"/>
    <w:rsid w:val="00AB65D8"/>
    <w:rsid w:val="00AB6830"/>
    <w:rsid w:val="00AB6B53"/>
    <w:rsid w:val="00AB6E71"/>
    <w:rsid w:val="00AB7163"/>
    <w:rsid w:val="00AB71B8"/>
    <w:rsid w:val="00AB73B8"/>
    <w:rsid w:val="00AB73BD"/>
    <w:rsid w:val="00AB742D"/>
    <w:rsid w:val="00AB74BA"/>
    <w:rsid w:val="00AB7557"/>
    <w:rsid w:val="00AB756B"/>
    <w:rsid w:val="00AB79AE"/>
    <w:rsid w:val="00AB7B2F"/>
    <w:rsid w:val="00AB7E8A"/>
    <w:rsid w:val="00AB7F2C"/>
    <w:rsid w:val="00AC018F"/>
    <w:rsid w:val="00AC021E"/>
    <w:rsid w:val="00AC0480"/>
    <w:rsid w:val="00AC04C8"/>
    <w:rsid w:val="00AC06A3"/>
    <w:rsid w:val="00AC0734"/>
    <w:rsid w:val="00AC098A"/>
    <w:rsid w:val="00AC09BF"/>
    <w:rsid w:val="00AC0A04"/>
    <w:rsid w:val="00AC0B28"/>
    <w:rsid w:val="00AC0EC8"/>
    <w:rsid w:val="00AC11F6"/>
    <w:rsid w:val="00AC174B"/>
    <w:rsid w:val="00AC1C87"/>
    <w:rsid w:val="00AC1C8B"/>
    <w:rsid w:val="00AC20C7"/>
    <w:rsid w:val="00AC2274"/>
    <w:rsid w:val="00AC2428"/>
    <w:rsid w:val="00AC2587"/>
    <w:rsid w:val="00AC2A81"/>
    <w:rsid w:val="00AC2B89"/>
    <w:rsid w:val="00AC2F8A"/>
    <w:rsid w:val="00AC2FE8"/>
    <w:rsid w:val="00AC30D1"/>
    <w:rsid w:val="00AC319B"/>
    <w:rsid w:val="00AC348E"/>
    <w:rsid w:val="00AC363C"/>
    <w:rsid w:val="00AC3758"/>
    <w:rsid w:val="00AC3BD4"/>
    <w:rsid w:val="00AC3D8B"/>
    <w:rsid w:val="00AC3DB6"/>
    <w:rsid w:val="00AC3E49"/>
    <w:rsid w:val="00AC424B"/>
    <w:rsid w:val="00AC4895"/>
    <w:rsid w:val="00AC49D6"/>
    <w:rsid w:val="00AC4BBE"/>
    <w:rsid w:val="00AC5334"/>
    <w:rsid w:val="00AC55EB"/>
    <w:rsid w:val="00AC5B0F"/>
    <w:rsid w:val="00AC5C61"/>
    <w:rsid w:val="00AC5EEC"/>
    <w:rsid w:val="00AC60A3"/>
    <w:rsid w:val="00AC60BE"/>
    <w:rsid w:val="00AC613D"/>
    <w:rsid w:val="00AC62AF"/>
    <w:rsid w:val="00AC652C"/>
    <w:rsid w:val="00AC66F4"/>
    <w:rsid w:val="00AC68A2"/>
    <w:rsid w:val="00AC6D8E"/>
    <w:rsid w:val="00AC6FB7"/>
    <w:rsid w:val="00AC77E3"/>
    <w:rsid w:val="00AC7AB9"/>
    <w:rsid w:val="00AC7BFC"/>
    <w:rsid w:val="00AC7CF6"/>
    <w:rsid w:val="00AC7DC8"/>
    <w:rsid w:val="00AD00AF"/>
    <w:rsid w:val="00AD030F"/>
    <w:rsid w:val="00AD034E"/>
    <w:rsid w:val="00AD0458"/>
    <w:rsid w:val="00AD08F4"/>
    <w:rsid w:val="00AD0A0D"/>
    <w:rsid w:val="00AD0C61"/>
    <w:rsid w:val="00AD0F17"/>
    <w:rsid w:val="00AD1265"/>
    <w:rsid w:val="00AD1E21"/>
    <w:rsid w:val="00AD1EC7"/>
    <w:rsid w:val="00AD22C9"/>
    <w:rsid w:val="00AD2493"/>
    <w:rsid w:val="00AD2AE3"/>
    <w:rsid w:val="00AD2D91"/>
    <w:rsid w:val="00AD2E23"/>
    <w:rsid w:val="00AD2E9A"/>
    <w:rsid w:val="00AD3079"/>
    <w:rsid w:val="00AD3095"/>
    <w:rsid w:val="00AD33FE"/>
    <w:rsid w:val="00AD35FD"/>
    <w:rsid w:val="00AD39E8"/>
    <w:rsid w:val="00AD3F2C"/>
    <w:rsid w:val="00AD4062"/>
    <w:rsid w:val="00AD417F"/>
    <w:rsid w:val="00AD429C"/>
    <w:rsid w:val="00AD45AF"/>
    <w:rsid w:val="00AD4AC9"/>
    <w:rsid w:val="00AD4B3D"/>
    <w:rsid w:val="00AD4E77"/>
    <w:rsid w:val="00AD4EE9"/>
    <w:rsid w:val="00AD4EF2"/>
    <w:rsid w:val="00AD5509"/>
    <w:rsid w:val="00AD55E7"/>
    <w:rsid w:val="00AD59C2"/>
    <w:rsid w:val="00AD6303"/>
    <w:rsid w:val="00AD6830"/>
    <w:rsid w:val="00AD6841"/>
    <w:rsid w:val="00AD7210"/>
    <w:rsid w:val="00AD78C1"/>
    <w:rsid w:val="00AD79C3"/>
    <w:rsid w:val="00AD79E0"/>
    <w:rsid w:val="00AD7A2D"/>
    <w:rsid w:val="00AD7F73"/>
    <w:rsid w:val="00AD7FA9"/>
    <w:rsid w:val="00AE021F"/>
    <w:rsid w:val="00AE0455"/>
    <w:rsid w:val="00AE0879"/>
    <w:rsid w:val="00AE088D"/>
    <w:rsid w:val="00AE0C5B"/>
    <w:rsid w:val="00AE0DD5"/>
    <w:rsid w:val="00AE101D"/>
    <w:rsid w:val="00AE10CE"/>
    <w:rsid w:val="00AE1164"/>
    <w:rsid w:val="00AE1385"/>
    <w:rsid w:val="00AE175B"/>
    <w:rsid w:val="00AE1893"/>
    <w:rsid w:val="00AE1952"/>
    <w:rsid w:val="00AE2052"/>
    <w:rsid w:val="00AE2300"/>
    <w:rsid w:val="00AE231E"/>
    <w:rsid w:val="00AE2721"/>
    <w:rsid w:val="00AE2812"/>
    <w:rsid w:val="00AE2BA9"/>
    <w:rsid w:val="00AE2E20"/>
    <w:rsid w:val="00AE31D6"/>
    <w:rsid w:val="00AE34F4"/>
    <w:rsid w:val="00AE3552"/>
    <w:rsid w:val="00AE3661"/>
    <w:rsid w:val="00AE3797"/>
    <w:rsid w:val="00AE3A4D"/>
    <w:rsid w:val="00AE3EAF"/>
    <w:rsid w:val="00AE41DA"/>
    <w:rsid w:val="00AE4235"/>
    <w:rsid w:val="00AE43E0"/>
    <w:rsid w:val="00AE4412"/>
    <w:rsid w:val="00AE450E"/>
    <w:rsid w:val="00AE4624"/>
    <w:rsid w:val="00AE4AE9"/>
    <w:rsid w:val="00AE4E64"/>
    <w:rsid w:val="00AE5610"/>
    <w:rsid w:val="00AE5613"/>
    <w:rsid w:val="00AE594E"/>
    <w:rsid w:val="00AE5C6B"/>
    <w:rsid w:val="00AE5EA9"/>
    <w:rsid w:val="00AE5FB6"/>
    <w:rsid w:val="00AE6502"/>
    <w:rsid w:val="00AE6677"/>
    <w:rsid w:val="00AE671D"/>
    <w:rsid w:val="00AE672E"/>
    <w:rsid w:val="00AE6F62"/>
    <w:rsid w:val="00AE6FC8"/>
    <w:rsid w:val="00AE74DF"/>
    <w:rsid w:val="00AE78A2"/>
    <w:rsid w:val="00AE7D46"/>
    <w:rsid w:val="00AE7F47"/>
    <w:rsid w:val="00AE7FF2"/>
    <w:rsid w:val="00AF00FF"/>
    <w:rsid w:val="00AF078C"/>
    <w:rsid w:val="00AF080C"/>
    <w:rsid w:val="00AF0914"/>
    <w:rsid w:val="00AF0952"/>
    <w:rsid w:val="00AF15E1"/>
    <w:rsid w:val="00AF15F3"/>
    <w:rsid w:val="00AF17D4"/>
    <w:rsid w:val="00AF2149"/>
    <w:rsid w:val="00AF271E"/>
    <w:rsid w:val="00AF2953"/>
    <w:rsid w:val="00AF2D65"/>
    <w:rsid w:val="00AF2DA5"/>
    <w:rsid w:val="00AF2FE6"/>
    <w:rsid w:val="00AF3190"/>
    <w:rsid w:val="00AF3677"/>
    <w:rsid w:val="00AF368F"/>
    <w:rsid w:val="00AF371B"/>
    <w:rsid w:val="00AF380C"/>
    <w:rsid w:val="00AF3A6A"/>
    <w:rsid w:val="00AF3C4F"/>
    <w:rsid w:val="00AF3CC4"/>
    <w:rsid w:val="00AF3F79"/>
    <w:rsid w:val="00AF4173"/>
    <w:rsid w:val="00AF42AE"/>
    <w:rsid w:val="00AF42B4"/>
    <w:rsid w:val="00AF454F"/>
    <w:rsid w:val="00AF477E"/>
    <w:rsid w:val="00AF4D02"/>
    <w:rsid w:val="00AF4D71"/>
    <w:rsid w:val="00AF4E04"/>
    <w:rsid w:val="00AF4FE4"/>
    <w:rsid w:val="00AF5296"/>
    <w:rsid w:val="00AF52F5"/>
    <w:rsid w:val="00AF572C"/>
    <w:rsid w:val="00AF5887"/>
    <w:rsid w:val="00AF58F7"/>
    <w:rsid w:val="00AF5B2C"/>
    <w:rsid w:val="00AF5BC6"/>
    <w:rsid w:val="00AF5E83"/>
    <w:rsid w:val="00AF60D9"/>
    <w:rsid w:val="00AF60DC"/>
    <w:rsid w:val="00AF67BD"/>
    <w:rsid w:val="00AF68B5"/>
    <w:rsid w:val="00AF6A46"/>
    <w:rsid w:val="00AF6C1D"/>
    <w:rsid w:val="00AF6D1D"/>
    <w:rsid w:val="00AF6EDB"/>
    <w:rsid w:val="00AF72C1"/>
    <w:rsid w:val="00AF75F3"/>
    <w:rsid w:val="00AF768C"/>
    <w:rsid w:val="00AF7994"/>
    <w:rsid w:val="00AF79E9"/>
    <w:rsid w:val="00AF7A6C"/>
    <w:rsid w:val="00AF7B91"/>
    <w:rsid w:val="00AF7C9E"/>
    <w:rsid w:val="00AF7DDA"/>
    <w:rsid w:val="00B00054"/>
    <w:rsid w:val="00B000E3"/>
    <w:rsid w:val="00B00225"/>
    <w:rsid w:val="00B002BF"/>
    <w:rsid w:val="00B0036A"/>
    <w:rsid w:val="00B005CB"/>
    <w:rsid w:val="00B008B2"/>
    <w:rsid w:val="00B00BBF"/>
    <w:rsid w:val="00B00D18"/>
    <w:rsid w:val="00B00E1E"/>
    <w:rsid w:val="00B00F93"/>
    <w:rsid w:val="00B011B1"/>
    <w:rsid w:val="00B0148C"/>
    <w:rsid w:val="00B0181C"/>
    <w:rsid w:val="00B020F3"/>
    <w:rsid w:val="00B0213D"/>
    <w:rsid w:val="00B021FF"/>
    <w:rsid w:val="00B02393"/>
    <w:rsid w:val="00B02394"/>
    <w:rsid w:val="00B023F8"/>
    <w:rsid w:val="00B025B6"/>
    <w:rsid w:val="00B03235"/>
    <w:rsid w:val="00B0323A"/>
    <w:rsid w:val="00B034DC"/>
    <w:rsid w:val="00B03B23"/>
    <w:rsid w:val="00B03CDE"/>
    <w:rsid w:val="00B03ED3"/>
    <w:rsid w:val="00B03F32"/>
    <w:rsid w:val="00B04223"/>
    <w:rsid w:val="00B04805"/>
    <w:rsid w:val="00B048A5"/>
    <w:rsid w:val="00B04983"/>
    <w:rsid w:val="00B04A24"/>
    <w:rsid w:val="00B04CD2"/>
    <w:rsid w:val="00B050F4"/>
    <w:rsid w:val="00B05322"/>
    <w:rsid w:val="00B053A6"/>
    <w:rsid w:val="00B054CC"/>
    <w:rsid w:val="00B056E1"/>
    <w:rsid w:val="00B057AA"/>
    <w:rsid w:val="00B059A8"/>
    <w:rsid w:val="00B05D5D"/>
    <w:rsid w:val="00B0623F"/>
    <w:rsid w:val="00B0665C"/>
    <w:rsid w:val="00B06678"/>
    <w:rsid w:val="00B06802"/>
    <w:rsid w:val="00B06ABF"/>
    <w:rsid w:val="00B06C6B"/>
    <w:rsid w:val="00B06CD0"/>
    <w:rsid w:val="00B06F5C"/>
    <w:rsid w:val="00B06F7E"/>
    <w:rsid w:val="00B07049"/>
    <w:rsid w:val="00B072A2"/>
    <w:rsid w:val="00B07686"/>
    <w:rsid w:val="00B07B2F"/>
    <w:rsid w:val="00B07D95"/>
    <w:rsid w:val="00B07E27"/>
    <w:rsid w:val="00B07F2D"/>
    <w:rsid w:val="00B104C8"/>
    <w:rsid w:val="00B1058D"/>
    <w:rsid w:val="00B10646"/>
    <w:rsid w:val="00B10834"/>
    <w:rsid w:val="00B10F6B"/>
    <w:rsid w:val="00B1123F"/>
    <w:rsid w:val="00B113E3"/>
    <w:rsid w:val="00B1149F"/>
    <w:rsid w:val="00B1154C"/>
    <w:rsid w:val="00B11711"/>
    <w:rsid w:val="00B118FA"/>
    <w:rsid w:val="00B11A52"/>
    <w:rsid w:val="00B11EA9"/>
    <w:rsid w:val="00B11EE3"/>
    <w:rsid w:val="00B127D7"/>
    <w:rsid w:val="00B12974"/>
    <w:rsid w:val="00B12DCF"/>
    <w:rsid w:val="00B12E5A"/>
    <w:rsid w:val="00B1307A"/>
    <w:rsid w:val="00B13098"/>
    <w:rsid w:val="00B132F8"/>
    <w:rsid w:val="00B13615"/>
    <w:rsid w:val="00B1364D"/>
    <w:rsid w:val="00B13845"/>
    <w:rsid w:val="00B1386A"/>
    <w:rsid w:val="00B13AE4"/>
    <w:rsid w:val="00B13B06"/>
    <w:rsid w:val="00B13CD6"/>
    <w:rsid w:val="00B13FBB"/>
    <w:rsid w:val="00B141C2"/>
    <w:rsid w:val="00B14309"/>
    <w:rsid w:val="00B14310"/>
    <w:rsid w:val="00B144F7"/>
    <w:rsid w:val="00B145BC"/>
    <w:rsid w:val="00B146D4"/>
    <w:rsid w:val="00B146DC"/>
    <w:rsid w:val="00B14A0C"/>
    <w:rsid w:val="00B14EC0"/>
    <w:rsid w:val="00B14FAE"/>
    <w:rsid w:val="00B153E1"/>
    <w:rsid w:val="00B157F7"/>
    <w:rsid w:val="00B157FB"/>
    <w:rsid w:val="00B15A67"/>
    <w:rsid w:val="00B15A86"/>
    <w:rsid w:val="00B15F2D"/>
    <w:rsid w:val="00B15FC3"/>
    <w:rsid w:val="00B16111"/>
    <w:rsid w:val="00B162C7"/>
    <w:rsid w:val="00B165B2"/>
    <w:rsid w:val="00B16710"/>
    <w:rsid w:val="00B16735"/>
    <w:rsid w:val="00B1695B"/>
    <w:rsid w:val="00B16997"/>
    <w:rsid w:val="00B16BA5"/>
    <w:rsid w:val="00B16D88"/>
    <w:rsid w:val="00B16F29"/>
    <w:rsid w:val="00B172B4"/>
    <w:rsid w:val="00B17899"/>
    <w:rsid w:val="00B17A17"/>
    <w:rsid w:val="00B17D5A"/>
    <w:rsid w:val="00B2003A"/>
    <w:rsid w:val="00B200A1"/>
    <w:rsid w:val="00B200A6"/>
    <w:rsid w:val="00B20363"/>
    <w:rsid w:val="00B206B5"/>
    <w:rsid w:val="00B206EC"/>
    <w:rsid w:val="00B20B4C"/>
    <w:rsid w:val="00B20DB9"/>
    <w:rsid w:val="00B20E46"/>
    <w:rsid w:val="00B211B4"/>
    <w:rsid w:val="00B212C9"/>
    <w:rsid w:val="00B2138C"/>
    <w:rsid w:val="00B21394"/>
    <w:rsid w:val="00B2142C"/>
    <w:rsid w:val="00B2148C"/>
    <w:rsid w:val="00B214C8"/>
    <w:rsid w:val="00B217D6"/>
    <w:rsid w:val="00B219F4"/>
    <w:rsid w:val="00B21A80"/>
    <w:rsid w:val="00B22011"/>
    <w:rsid w:val="00B22267"/>
    <w:rsid w:val="00B222AB"/>
    <w:rsid w:val="00B2240C"/>
    <w:rsid w:val="00B228AB"/>
    <w:rsid w:val="00B22B85"/>
    <w:rsid w:val="00B22CBC"/>
    <w:rsid w:val="00B2316D"/>
    <w:rsid w:val="00B23253"/>
    <w:rsid w:val="00B232F0"/>
    <w:rsid w:val="00B23531"/>
    <w:rsid w:val="00B23662"/>
    <w:rsid w:val="00B236B1"/>
    <w:rsid w:val="00B23DF8"/>
    <w:rsid w:val="00B24314"/>
    <w:rsid w:val="00B2449E"/>
    <w:rsid w:val="00B247CC"/>
    <w:rsid w:val="00B24836"/>
    <w:rsid w:val="00B24B3A"/>
    <w:rsid w:val="00B24FF4"/>
    <w:rsid w:val="00B25000"/>
    <w:rsid w:val="00B25151"/>
    <w:rsid w:val="00B2531B"/>
    <w:rsid w:val="00B255C4"/>
    <w:rsid w:val="00B258DC"/>
    <w:rsid w:val="00B25D9D"/>
    <w:rsid w:val="00B2628E"/>
    <w:rsid w:val="00B262CF"/>
    <w:rsid w:val="00B2646E"/>
    <w:rsid w:val="00B2659A"/>
    <w:rsid w:val="00B26836"/>
    <w:rsid w:val="00B26986"/>
    <w:rsid w:val="00B27056"/>
    <w:rsid w:val="00B27153"/>
    <w:rsid w:val="00B2738D"/>
    <w:rsid w:val="00B273AA"/>
    <w:rsid w:val="00B27569"/>
    <w:rsid w:val="00B278DA"/>
    <w:rsid w:val="00B27C53"/>
    <w:rsid w:val="00B302C7"/>
    <w:rsid w:val="00B30340"/>
    <w:rsid w:val="00B303F7"/>
    <w:rsid w:val="00B307BA"/>
    <w:rsid w:val="00B30A58"/>
    <w:rsid w:val="00B30A7D"/>
    <w:rsid w:val="00B30D06"/>
    <w:rsid w:val="00B30D81"/>
    <w:rsid w:val="00B30DB4"/>
    <w:rsid w:val="00B318D2"/>
    <w:rsid w:val="00B3196B"/>
    <w:rsid w:val="00B31A27"/>
    <w:rsid w:val="00B31C11"/>
    <w:rsid w:val="00B31DED"/>
    <w:rsid w:val="00B321AE"/>
    <w:rsid w:val="00B3248B"/>
    <w:rsid w:val="00B324BD"/>
    <w:rsid w:val="00B32551"/>
    <w:rsid w:val="00B328FC"/>
    <w:rsid w:val="00B32AF6"/>
    <w:rsid w:val="00B32D87"/>
    <w:rsid w:val="00B33184"/>
    <w:rsid w:val="00B33279"/>
    <w:rsid w:val="00B333C2"/>
    <w:rsid w:val="00B33444"/>
    <w:rsid w:val="00B33A4A"/>
    <w:rsid w:val="00B33E03"/>
    <w:rsid w:val="00B34192"/>
    <w:rsid w:val="00B34195"/>
    <w:rsid w:val="00B344E0"/>
    <w:rsid w:val="00B34844"/>
    <w:rsid w:val="00B348F7"/>
    <w:rsid w:val="00B34B6C"/>
    <w:rsid w:val="00B34B83"/>
    <w:rsid w:val="00B34ED4"/>
    <w:rsid w:val="00B34F39"/>
    <w:rsid w:val="00B35011"/>
    <w:rsid w:val="00B35C31"/>
    <w:rsid w:val="00B35CD7"/>
    <w:rsid w:val="00B364F3"/>
    <w:rsid w:val="00B36692"/>
    <w:rsid w:val="00B368D0"/>
    <w:rsid w:val="00B36997"/>
    <w:rsid w:val="00B36A22"/>
    <w:rsid w:val="00B36B1A"/>
    <w:rsid w:val="00B36BD4"/>
    <w:rsid w:val="00B36C31"/>
    <w:rsid w:val="00B36C8C"/>
    <w:rsid w:val="00B375A9"/>
    <w:rsid w:val="00B375BC"/>
    <w:rsid w:val="00B378F3"/>
    <w:rsid w:val="00B37BA9"/>
    <w:rsid w:val="00B37D7A"/>
    <w:rsid w:val="00B4008F"/>
    <w:rsid w:val="00B401F6"/>
    <w:rsid w:val="00B401FA"/>
    <w:rsid w:val="00B405E8"/>
    <w:rsid w:val="00B40839"/>
    <w:rsid w:val="00B4086D"/>
    <w:rsid w:val="00B40B33"/>
    <w:rsid w:val="00B40DE1"/>
    <w:rsid w:val="00B40F79"/>
    <w:rsid w:val="00B40FE6"/>
    <w:rsid w:val="00B410C5"/>
    <w:rsid w:val="00B412F4"/>
    <w:rsid w:val="00B4135C"/>
    <w:rsid w:val="00B4156F"/>
    <w:rsid w:val="00B41634"/>
    <w:rsid w:val="00B4171C"/>
    <w:rsid w:val="00B41757"/>
    <w:rsid w:val="00B4177C"/>
    <w:rsid w:val="00B417C6"/>
    <w:rsid w:val="00B41AEE"/>
    <w:rsid w:val="00B41B34"/>
    <w:rsid w:val="00B41CE3"/>
    <w:rsid w:val="00B42196"/>
    <w:rsid w:val="00B42337"/>
    <w:rsid w:val="00B426AC"/>
    <w:rsid w:val="00B426D4"/>
    <w:rsid w:val="00B4276D"/>
    <w:rsid w:val="00B427D8"/>
    <w:rsid w:val="00B42A68"/>
    <w:rsid w:val="00B42CFA"/>
    <w:rsid w:val="00B42DF3"/>
    <w:rsid w:val="00B43292"/>
    <w:rsid w:val="00B432AC"/>
    <w:rsid w:val="00B43490"/>
    <w:rsid w:val="00B434E5"/>
    <w:rsid w:val="00B4395D"/>
    <w:rsid w:val="00B43A0B"/>
    <w:rsid w:val="00B43AF8"/>
    <w:rsid w:val="00B43B81"/>
    <w:rsid w:val="00B43BBE"/>
    <w:rsid w:val="00B44171"/>
    <w:rsid w:val="00B443F5"/>
    <w:rsid w:val="00B4458F"/>
    <w:rsid w:val="00B4474E"/>
    <w:rsid w:val="00B44A6A"/>
    <w:rsid w:val="00B44CE4"/>
    <w:rsid w:val="00B44F81"/>
    <w:rsid w:val="00B4504D"/>
    <w:rsid w:val="00B45966"/>
    <w:rsid w:val="00B4596C"/>
    <w:rsid w:val="00B45BF2"/>
    <w:rsid w:val="00B45F85"/>
    <w:rsid w:val="00B46084"/>
    <w:rsid w:val="00B466AB"/>
    <w:rsid w:val="00B467CE"/>
    <w:rsid w:val="00B4684B"/>
    <w:rsid w:val="00B46D94"/>
    <w:rsid w:val="00B473E5"/>
    <w:rsid w:val="00B47649"/>
    <w:rsid w:val="00B47664"/>
    <w:rsid w:val="00B478D0"/>
    <w:rsid w:val="00B47972"/>
    <w:rsid w:val="00B47CE8"/>
    <w:rsid w:val="00B47CFC"/>
    <w:rsid w:val="00B47EBF"/>
    <w:rsid w:val="00B50292"/>
    <w:rsid w:val="00B50315"/>
    <w:rsid w:val="00B50366"/>
    <w:rsid w:val="00B50436"/>
    <w:rsid w:val="00B5047D"/>
    <w:rsid w:val="00B505E5"/>
    <w:rsid w:val="00B505F9"/>
    <w:rsid w:val="00B50654"/>
    <w:rsid w:val="00B5097E"/>
    <w:rsid w:val="00B50A40"/>
    <w:rsid w:val="00B515CA"/>
    <w:rsid w:val="00B517A8"/>
    <w:rsid w:val="00B51910"/>
    <w:rsid w:val="00B51AE1"/>
    <w:rsid w:val="00B51AEA"/>
    <w:rsid w:val="00B51CF8"/>
    <w:rsid w:val="00B51EEC"/>
    <w:rsid w:val="00B51FD4"/>
    <w:rsid w:val="00B52597"/>
    <w:rsid w:val="00B528A4"/>
    <w:rsid w:val="00B52935"/>
    <w:rsid w:val="00B529CC"/>
    <w:rsid w:val="00B52CB8"/>
    <w:rsid w:val="00B53120"/>
    <w:rsid w:val="00B5313C"/>
    <w:rsid w:val="00B53211"/>
    <w:rsid w:val="00B532D8"/>
    <w:rsid w:val="00B536B0"/>
    <w:rsid w:val="00B5394C"/>
    <w:rsid w:val="00B53A13"/>
    <w:rsid w:val="00B53B23"/>
    <w:rsid w:val="00B53F34"/>
    <w:rsid w:val="00B540C7"/>
    <w:rsid w:val="00B5462D"/>
    <w:rsid w:val="00B54C72"/>
    <w:rsid w:val="00B54C8A"/>
    <w:rsid w:val="00B54CB6"/>
    <w:rsid w:val="00B54E59"/>
    <w:rsid w:val="00B54EED"/>
    <w:rsid w:val="00B55023"/>
    <w:rsid w:val="00B552E9"/>
    <w:rsid w:val="00B55402"/>
    <w:rsid w:val="00B5578D"/>
    <w:rsid w:val="00B558B2"/>
    <w:rsid w:val="00B55EBD"/>
    <w:rsid w:val="00B55F4C"/>
    <w:rsid w:val="00B5635B"/>
    <w:rsid w:val="00B5642C"/>
    <w:rsid w:val="00B5657E"/>
    <w:rsid w:val="00B565FB"/>
    <w:rsid w:val="00B56952"/>
    <w:rsid w:val="00B569BB"/>
    <w:rsid w:val="00B56FC2"/>
    <w:rsid w:val="00B572D6"/>
    <w:rsid w:val="00B572D7"/>
    <w:rsid w:val="00B57923"/>
    <w:rsid w:val="00B57E31"/>
    <w:rsid w:val="00B57E55"/>
    <w:rsid w:val="00B57E57"/>
    <w:rsid w:val="00B60099"/>
    <w:rsid w:val="00B60134"/>
    <w:rsid w:val="00B60269"/>
    <w:rsid w:val="00B606BB"/>
    <w:rsid w:val="00B60815"/>
    <w:rsid w:val="00B60ACA"/>
    <w:rsid w:val="00B60CAD"/>
    <w:rsid w:val="00B612EA"/>
    <w:rsid w:val="00B61341"/>
    <w:rsid w:val="00B61415"/>
    <w:rsid w:val="00B61691"/>
    <w:rsid w:val="00B6171E"/>
    <w:rsid w:val="00B61756"/>
    <w:rsid w:val="00B61EE9"/>
    <w:rsid w:val="00B61FF6"/>
    <w:rsid w:val="00B62090"/>
    <w:rsid w:val="00B621DD"/>
    <w:rsid w:val="00B62206"/>
    <w:rsid w:val="00B6221C"/>
    <w:rsid w:val="00B62256"/>
    <w:rsid w:val="00B62476"/>
    <w:rsid w:val="00B6249C"/>
    <w:rsid w:val="00B62742"/>
    <w:rsid w:val="00B6285C"/>
    <w:rsid w:val="00B629FE"/>
    <w:rsid w:val="00B62E74"/>
    <w:rsid w:val="00B63084"/>
    <w:rsid w:val="00B630BC"/>
    <w:rsid w:val="00B63229"/>
    <w:rsid w:val="00B63243"/>
    <w:rsid w:val="00B63921"/>
    <w:rsid w:val="00B63BB5"/>
    <w:rsid w:val="00B63C4B"/>
    <w:rsid w:val="00B63E0B"/>
    <w:rsid w:val="00B641E6"/>
    <w:rsid w:val="00B649F3"/>
    <w:rsid w:val="00B64B0F"/>
    <w:rsid w:val="00B64CFD"/>
    <w:rsid w:val="00B64E3C"/>
    <w:rsid w:val="00B64F90"/>
    <w:rsid w:val="00B656DE"/>
    <w:rsid w:val="00B65A64"/>
    <w:rsid w:val="00B65D0D"/>
    <w:rsid w:val="00B66232"/>
    <w:rsid w:val="00B66423"/>
    <w:rsid w:val="00B66587"/>
    <w:rsid w:val="00B66898"/>
    <w:rsid w:val="00B66947"/>
    <w:rsid w:val="00B66E70"/>
    <w:rsid w:val="00B67042"/>
    <w:rsid w:val="00B671BA"/>
    <w:rsid w:val="00B67522"/>
    <w:rsid w:val="00B67774"/>
    <w:rsid w:val="00B67C7E"/>
    <w:rsid w:val="00B70163"/>
    <w:rsid w:val="00B70210"/>
    <w:rsid w:val="00B70686"/>
    <w:rsid w:val="00B707AC"/>
    <w:rsid w:val="00B708EA"/>
    <w:rsid w:val="00B70D82"/>
    <w:rsid w:val="00B713B0"/>
    <w:rsid w:val="00B714B2"/>
    <w:rsid w:val="00B719B3"/>
    <w:rsid w:val="00B71B98"/>
    <w:rsid w:val="00B71C0D"/>
    <w:rsid w:val="00B72282"/>
    <w:rsid w:val="00B7281E"/>
    <w:rsid w:val="00B72F35"/>
    <w:rsid w:val="00B72F4F"/>
    <w:rsid w:val="00B7301A"/>
    <w:rsid w:val="00B73128"/>
    <w:rsid w:val="00B734AC"/>
    <w:rsid w:val="00B73924"/>
    <w:rsid w:val="00B73DA0"/>
    <w:rsid w:val="00B74067"/>
    <w:rsid w:val="00B74120"/>
    <w:rsid w:val="00B741AC"/>
    <w:rsid w:val="00B7436F"/>
    <w:rsid w:val="00B74583"/>
    <w:rsid w:val="00B747A5"/>
    <w:rsid w:val="00B74865"/>
    <w:rsid w:val="00B74E3A"/>
    <w:rsid w:val="00B7522B"/>
    <w:rsid w:val="00B7542B"/>
    <w:rsid w:val="00B7550B"/>
    <w:rsid w:val="00B759E2"/>
    <w:rsid w:val="00B75CCE"/>
    <w:rsid w:val="00B75D78"/>
    <w:rsid w:val="00B75E2B"/>
    <w:rsid w:val="00B76073"/>
    <w:rsid w:val="00B760F0"/>
    <w:rsid w:val="00B76105"/>
    <w:rsid w:val="00B761ED"/>
    <w:rsid w:val="00B76226"/>
    <w:rsid w:val="00B763AE"/>
    <w:rsid w:val="00B76674"/>
    <w:rsid w:val="00B766F2"/>
    <w:rsid w:val="00B7678D"/>
    <w:rsid w:val="00B76852"/>
    <w:rsid w:val="00B768F2"/>
    <w:rsid w:val="00B76DE6"/>
    <w:rsid w:val="00B7704C"/>
    <w:rsid w:val="00B7707B"/>
    <w:rsid w:val="00B770AD"/>
    <w:rsid w:val="00B770F7"/>
    <w:rsid w:val="00B77181"/>
    <w:rsid w:val="00B7754A"/>
    <w:rsid w:val="00B776C3"/>
    <w:rsid w:val="00B77AAE"/>
    <w:rsid w:val="00B77BFE"/>
    <w:rsid w:val="00B77EC7"/>
    <w:rsid w:val="00B77F4D"/>
    <w:rsid w:val="00B80067"/>
    <w:rsid w:val="00B80404"/>
    <w:rsid w:val="00B80527"/>
    <w:rsid w:val="00B80CD0"/>
    <w:rsid w:val="00B813E5"/>
    <w:rsid w:val="00B8168F"/>
    <w:rsid w:val="00B81B18"/>
    <w:rsid w:val="00B81B7D"/>
    <w:rsid w:val="00B81D09"/>
    <w:rsid w:val="00B81D3F"/>
    <w:rsid w:val="00B81FEC"/>
    <w:rsid w:val="00B823FA"/>
    <w:rsid w:val="00B82A23"/>
    <w:rsid w:val="00B82B53"/>
    <w:rsid w:val="00B82E9D"/>
    <w:rsid w:val="00B82FB6"/>
    <w:rsid w:val="00B8352F"/>
    <w:rsid w:val="00B83686"/>
    <w:rsid w:val="00B83849"/>
    <w:rsid w:val="00B83969"/>
    <w:rsid w:val="00B839EF"/>
    <w:rsid w:val="00B83D82"/>
    <w:rsid w:val="00B841A8"/>
    <w:rsid w:val="00B84335"/>
    <w:rsid w:val="00B8453C"/>
    <w:rsid w:val="00B84582"/>
    <w:rsid w:val="00B848C9"/>
    <w:rsid w:val="00B848FB"/>
    <w:rsid w:val="00B84934"/>
    <w:rsid w:val="00B84B34"/>
    <w:rsid w:val="00B84C61"/>
    <w:rsid w:val="00B8508D"/>
    <w:rsid w:val="00B851C1"/>
    <w:rsid w:val="00B8562F"/>
    <w:rsid w:val="00B85AAB"/>
    <w:rsid w:val="00B85E86"/>
    <w:rsid w:val="00B85EBE"/>
    <w:rsid w:val="00B860A3"/>
    <w:rsid w:val="00B86190"/>
    <w:rsid w:val="00B8664B"/>
    <w:rsid w:val="00B869CA"/>
    <w:rsid w:val="00B86E26"/>
    <w:rsid w:val="00B870FD"/>
    <w:rsid w:val="00B87592"/>
    <w:rsid w:val="00B875EC"/>
    <w:rsid w:val="00B87D6B"/>
    <w:rsid w:val="00B87E69"/>
    <w:rsid w:val="00B90078"/>
    <w:rsid w:val="00B9016C"/>
    <w:rsid w:val="00B901DC"/>
    <w:rsid w:val="00B902E8"/>
    <w:rsid w:val="00B90376"/>
    <w:rsid w:val="00B90593"/>
    <w:rsid w:val="00B9075D"/>
    <w:rsid w:val="00B909F5"/>
    <w:rsid w:val="00B9119C"/>
    <w:rsid w:val="00B914D3"/>
    <w:rsid w:val="00B91AA9"/>
    <w:rsid w:val="00B91F76"/>
    <w:rsid w:val="00B920A6"/>
    <w:rsid w:val="00B92186"/>
    <w:rsid w:val="00B92483"/>
    <w:rsid w:val="00B925C8"/>
    <w:rsid w:val="00B9270D"/>
    <w:rsid w:val="00B92BF9"/>
    <w:rsid w:val="00B92C7A"/>
    <w:rsid w:val="00B92DAB"/>
    <w:rsid w:val="00B9323B"/>
    <w:rsid w:val="00B93468"/>
    <w:rsid w:val="00B9356C"/>
    <w:rsid w:val="00B93BE1"/>
    <w:rsid w:val="00B941E0"/>
    <w:rsid w:val="00B941F4"/>
    <w:rsid w:val="00B94204"/>
    <w:rsid w:val="00B94288"/>
    <w:rsid w:val="00B94359"/>
    <w:rsid w:val="00B9446C"/>
    <w:rsid w:val="00B94D2A"/>
    <w:rsid w:val="00B94DB4"/>
    <w:rsid w:val="00B94F35"/>
    <w:rsid w:val="00B9532F"/>
    <w:rsid w:val="00B9545C"/>
    <w:rsid w:val="00B95624"/>
    <w:rsid w:val="00B95632"/>
    <w:rsid w:val="00B956C4"/>
    <w:rsid w:val="00B95B86"/>
    <w:rsid w:val="00B95DB3"/>
    <w:rsid w:val="00B96141"/>
    <w:rsid w:val="00B96334"/>
    <w:rsid w:val="00B965D9"/>
    <w:rsid w:val="00B96CD6"/>
    <w:rsid w:val="00B96E19"/>
    <w:rsid w:val="00B97118"/>
    <w:rsid w:val="00B97135"/>
    <w:rsid w:val="00B9766E"/>
    <w:rsid w:val="00B97714"/>
    <w:rsid w:val="00B9779E"/>
    <w:rsid w:val="00B979A4"/>
    <w:rsid w:val="00B97B12"/>
    <w:rsid w:val="00B97E66"/>
    <w:rsid w:val="00BA02AD"/>
    <w:rsid w:val="00BA0361"/>
    <w:rsid w:val="00BA0570"/>
    <w:rsid w:val="00BA05C1"/>
    <w:rsid w:val="00BA09F2"/>
    <w:rsid w:val="00BA0DD2"/>
    <w:rsid w:val="00BA0DF8"/>
    <w:rsid w:val="00BA12C6"/>
    <w:rsid w:val="00BA1353"/>
    <w:rsid w:val="00BA148A"/>
    <w:rsid w:val="00BA1809"/>
    <w:rsid w:val="00BA1A5A"/>
    <w:rsid w:val="00BA1DC6"/>
    <w:rsid w:val="00BA20AB"/>
    <w:rsid w:val="00BA2503"/>
    <w:rsid w:val="00BA2672"/>
    <w:rsid w:val="00BA3100"/>
    <w:rsid w:val="00BA342D"/>
    <w:rsid w:val="00BA3508"/>
    <w:rsid w:val="00BA357C"/>
    <w:rsid w:val="00BA39B1"/>
    <w:rsid w:val="00BA3A76"/>
    <w:rsid w:val="00BA3C3A"/>
    <w:rsid w:val="00BA3C58"/>
    <w:rsid w:val="00BA3DF0"/>
    <w:rsid w:val="00BA3E0E"/>
    <w:rsid w:val="00BA3E23"/>
    <w:rsid w:val="00BA3ED2"/>
    <w:rsid w:val="00BA4024"/>
    <w:rsid w:val="00BA4164"/>
    <w:rsid w:val="00BA42F8"/>
    <w:rsid w:val="00BA4A1F"/>
    <w:rsid w:val="00BA4B38"/>
    <w:rsid w:val="00BA4C37"/>
    <w:rsid w:val="00BA4D74"/>
    <w:rsid w:val="00BA4DAA"/>
    <w:rsid w:val="00BA4E1B"/>
    <w:rsid w:val="00BA5161"/>
    <w:rsid w:val="00BA5164"/>
    <w:rsid w:val="00BA5189"/>
    <w:rsid w:val="00BA5220"/>
    <w:rsid w:val="00BA53A5"/>
    <w:rsid w:val="00BA53D9"/>
    <w:rsid w:val="00BA5442"/>
    <w:rsid w:val="00BA5568"/>
    <w:rsid w:val="00BA5591"/>
    <w:rsid w:val="00BA56FB"/>
    <w:rsid w:val="00BA581D"/>
    <w:rsid w:val="00BA5866"/>
    <w:rsid w:val="00BA59EB"/>
    <w:rsid w:val="00BA5D1A"/>
    <w:rsid w:val="00BA5DE2"/>
    <w:rsid w:val="00BA5FF1"/>
    <w:rsid w:val="00BA6020"/>
    <w:rsid w:val="00BA6115"/>
    <w:rsid w:val="00BA6832"/>
    <w:rsid w:val="00BA6BC0"/>
    <w:rsid w:val="00BA6C94"/>
    <w:rsid w:val="00BA6CE3"/>
    <w:rsid w:val="00BA6D9F"/>
    <w:rsid w:val="00BA6FDA"/>
    <w:rsid w:val="00BA7655"/>
    <w:rsid w:val="00BA7940"/>
    <w:rsid w:val="00BA7F1B"/>
    <w:rsid w:val="00BB0656"/>
    <w:rsid w:val="00BB068D"/>
    <w:rsid w:val="00BB0B57"/>
    <w:rsid w:val="00BB10F9"/>
    <w:rsid w:val="00BB1414"/>
    <w:rsid w:val="00BB14DF"/>
    <w:rsid w:val="00BB182C"/>
    <w:rsid w:val="00BB1890"/>
    <w:rsid w:val="00BB1AE6"/>
    <w:rsid w:val="00BB1BE7"/>
    <w:rsid w:val="00BB1EE2"/>
    <w:rsid w:val="00BB206F"/>
    <w:rsid w:val="00BB20B2"/>
    <w:rsid w:val="00BB2474"/>
    <w:rsid w:val="00BB24E5"/>
    <w:rsid w:val="00BB2B50"/>
    <w:rsid w:val="00BB2D68"/>
    <w:rsid w:val="00BB2E5D"/>
    <w:rsid w:val="00BB2F46"/>
    <w:rsid w:val="00BB3021"/>
    <w:rsid w:val="00BB334F"/>
    <w:rsid w:val="00BB358E"/>
    <w:rsid w:val="00BB35BD"/>
    <w:rsid w:val="00BB3621"/>
    <w:rsid w:val="00BB39A1"/>
    <w:rsid w:val="00BB3E2F"/>
    <w:rsid w:val="00BB405E"/>
    <w:rsid w:val="00BB4469"/>
    <w:rsid w:val="00BB480A"/>
    <w:rsid w:val="00BB4AF4"/>
    <w:rsid w:val="00BB4D03"/>
    <w:rsid w:val="00BB54D9"/>
    <w:rsid w:val="00BB5565"/>
    <w:rsid w:val="00BB5BDD"/>
    <w:rsid w:val="00BB61EB"/>
    <w:rsid w:val="00BB63FC"/>
    <w:rsid w:val="00BB64D7"/>
    <w:rsid w:val="00BB677F"/>
    <w:rsid w:val="00BB6830"/>
    <w:rsid w:val="00BB6A29"/>
    <w:rsid w:val="00BB737B"/>
    <w:rsid w:val="00BB749D"/>
    <w:rsid w:val="00BB7735"/>
    <w:rsid w:val="00BB790E"/>
    <w:rsid w:val="00BC01A4"/>
    <w:rsid w:val="00BC0403"/>
    <w:rsid w:val="00BC0472"/>
    <w:rsid w:val="00BC0561"/>
    <w:rsid w:val="00BC05F5"/>
    <w:rsid w:val="00BC08A0"/>
    <w:rsid w:val="00BC0E16"/>
    <w:rsid w:val="00BC0E1A"/>
    <w:rsid w:val="00BC0EF5"/>
    <w:rsid w:val="00BC11E3"/>
    <w:rsid w:val="00BC120E"/>
    <w:rsid w:val="00BC12DE"/>
    <w:rsid w:val="00BC14DB"/>
    <w:rsid w:val="00BC1576"/>
    <w:rsid w:val="00BC15CA"/>
    <w:rsid w:val="00BC17FC"/>
    <w:rsid w:val="00BC1912"/>
    <w:rsid w:val="00BC19A8"/>
    <w:rsid w:val="00BC1CC1"/>
    <w:rsid w:val="00BC1D5A"/>
    <w:rsid w:val="00BC1F55"/>
    <w:rsid w:val="00BC222C"/>
    <w:rsid w:val="00BC2404"/>
    <w:rsid w:val="00BC25CF"/>
    <w:rsid w:val="00BC25D7"/>
    <w:rsid w:val="00BC2604"/>
    <w:rsid w:val="00BC2679"/>
    <w:rsid w:val="00BC2801"/>
    <w:rsid w:val="00BC2991"/>
    <w:rsid w:val="00BC29B7"/>
    <w:rsid w:val="00BC2A08"/>
    <w:rsid w:val="00BC2B00"/>
    <w:rsid w:val="00BC2DB4"/>
    <w:rsid w:val="00BC2E07"/>
    <w:rsid w:val="00BC2EC6"/>
    <w:rsid w:val="00BC2EF0"/>
    <w:rsid w:val="00BC3256"/>
    <w:rsid w:val="00BC3B6D"/>
    <w:rsid w:val="00BC3D2A"/>
    <w:rsid w:val="00BC3F7F"/>
    <w:rsid w:val="00BC4067"/>
    <w:rsid w:val="00BC4081"/>
    <w:rsid w:val="00BC4149"/>
    <w:rsid w:val="00BC4294"/>
    <w:rsid w:val="00BC436C"/>
    <w:rsid w:val="00BC44EE"/>
    <w:rsid w:val="00BC461D"/>
    <w:rsid w:val="00BC488E"/>
    <w:rsid w:val="00BC48B7"/>
    <w:rsid w:val="00BC49D1"/>
    <w:rsid w:val="00BC4BA6"/>
    <w:rsid w:val="00BC4C06"/>
    <w:rsid w:val="00BC4C3E"/>
    <w:rsid w:val="00BC50A4"/>
    <w:rsid w:val="00BC5494"/>
    <w:rsid w:val="00BC5542"/>
    <w:rsid w:val="00BC55C9"/>
    <w:rsid w:val="00BC566F"/>
    <w:rsid w:val="00BC5B12"/>
    <w:rsid w:val="00BC60A8"/>
    <w:rsid w:val="00BC63FB"/>
    <w:rsid w:val="00BC6560"/>
    <w:rsid w:val="00BC6682"/>
    <w:rsid w:val="00BC67AF"/>
    <w:rsid w:val="00BC68D2"/>
    <w:rsid w:val="00BC6BC7"/>
    <w:rsid w:val="00BC6C5B"/>
    <w:rsid w:val="00BC6FAF"/>
    <w:rsid w:val="00BC6FE8"/>
    <w:rsid w:val="00BC7091"/>
    <w:rsid w:val="00BC743C"/>
    <w:rsid w:val="00BC74A2"/>
    <w:rsid w:val="00BC78B0"/>
    <w:rsid w:val="00BC7A76"/>
    <w:rsid w:val="00BC7BD3"/>
    <w:rsid w:val="00BD0034"/>
    <w:rsid w:val="00BD0266"/>
    <w:rsid w:val="00BD0881"/>
    <w:rsid w:val="00BD0905"/>
    <w:rsid w:val="00BD0923"/>
    <w:rsid w:val="00BD0D01"/>
    <w:rsid w:val="00BD0EE2"/>
    <w:rsid w:val="00BD124C"/>
    <w:rsid w:val="00BD15BD"/>
    <w:rsid w:val="00BD1641"/>
    <w:rsid w:val="00BD16A3"/>
    <w:rsid w:val="00BD19DB"/>
    <w:rsid w:val="00BD1A37"/>
    <w:rsid w:val="00BD1F89"/>
    <w:rsid w:val="00BD21C2"/>
    <w:rsid w:val="00BD2491"/>
    <w:rsid w:val="00BD270A"/>
    <w:rsid w:val="00BD2776"/>
    <w:rsid w:val="00BD27CB"/>
    <w:rsid w:val="00BD287E"/>
    <w:rsid w:val="00BD28ED"/>
    <w:rsid w:val="00BD2C2C"/>
    <w:rsid w:val="00BD2C7E"/>
    <w:rsid w:val="00BD2E19"/>
    <w:rsid w:val="00BD30D8"/>
    <w:rsid w:val="00BD3169"/>
    <w:rsid w:val="00BD32BC"/>
    <w:rsid w:val="00BD362D"/>
    <w:rsid w:val="00BD3967"/>
    <w:rsid w:val="00BD3B70"/>
    <w:rsid w:val="00BD3F8B"/>
    <w:rsid w:val="00BD40EE"/>
    <w:rsid w:val="00BD41DD"/>
    <w:rsid w:val="00BD4243"/>
    <w:rsid w:val="00BD4263"/>
    <w:rsid w:val="00BD4774"/>
    <w:rsid w:val="00BD4858"/>
    <w:rsid w:val="00BD495D"/>
    <w:rsid w:val="00BD4BD0"/>
    <w:rsid w:val="00BD4CAD"/>
    <w:rsid w:val="00BD4DC4"/>
    <w:rsid w:val="00BD4EB0"/>
    <w:rsid w:val="00BD5063"/>
    <w:rsid w:val="00BD517B"/>
    <w:rsid w:val="00BD51FD"/>
    <w:rsid w:val="00BD53B2"/>
    <w:rsid w:val="00BD5956"/>
    <w:rsid w:val="00BD5A0C"/>
    <w:rsid w:val="00BD5B0D"/>
    <w:rsid w:val="00BD5C55"/>
    <w:rsid w:val="00BD6086"/>
    <w:rsid w:val="00BD61B9"/>
    <w:rsid w:val="00BD6278"/>
    <w:rsid w:val="00BD6656"/>
    <w:rsid w:val="00BD6840"/>
    <w:rsid w:val="00BD686D"/>
    <w:rsid w:val="00BD69E7"/>
    <w:rsid w:val="00BD6AE0"/>
    <w:rsid w:val="00BD6BC9"/>
    <w:rsid w:val="00BD6D33"/>
    <w:rsid w:val="00BD6E16"/>
    <w:rsid w:val="00BD6ED9"/>
    <w:rsid w:val="00BD70F6"/>
    <w:rsid w:val="00BD72D1"/>
    <w:rsid w:val="00BD756E"/>
    <w:rsid w:val="00BD75C6"/>
    <w:rsid w:val="00BD7670"/>
    <w:rsid w:val="00BD78AD"/>
    <w:rsid w:val="00BD7F68"/>
    <w:rsid w:val="00BE013B"/>
    <w:rsid w:val="00BE038F"/>
    <w:rsid w:val="00BE05BC"/>
    <w:rsid w:val="00BE06D6"/>
    <w:rsid w:val="00BE0841"/>
    <w:rsid w:val="00BE0B25"/>
    <w:rsid w:val="00BE0EE7"/>
    <w:rsid w:val="00BE1767"/>
    <w:rsid w:val="00BE1892"/>
    <w:rsid w:val="00BE19C5"/>
    <w:rsid w:val="00BE1D1B"/>
    <w:rsid w:val="00BE1D88"/>
    <w:rsid w:val="00BE1F25"/>
    <w:rsid w:val="00BE1FEB"/>
    <w:rsid w:val="00BE1FF5"/>
    <w:rsid w:val="00BE22E7"/>
    <w:rsid w:val="00BE2361"/>
    <w:rsid w:val="00BE247F"/>
    <w:rsid w:val="00BE2908"/>
    <w:rsid w:val="00BE2A8F"/>
    <w:rsid w:val="00BE2C49"/>
    <w:rsid w:val="00BE2D39"/>
    <w:rsid w:val="00BE2EF7"/>
    <w:rsid w:val="00BE2F35"/>
    <w:rsid w:val="00BE3321"/>
    <w:rsid w:val="00BE35D7"/>
    <w:rsid w:val="00BE3614"/>
    <w:rsid w:val="00BE37EC"/>
    <w:rsid w:val="00BE3AC6"/>
    <w:rsid w:val="00BE3BD8"/>
    <w:rsid w:val="00BE3D7F"/>
    <w:rsid w:val="00BE40AC"/>
    <w:rsid w:val="00BE4178"/>
    <w:rsid w:val="00BE4201"/>
    <w:rsid w:val="00BE4286"/>
    <w:rsid w:val="00BE50CA"/>
    <w:rsid w:val="00BE51B3"/>
    <w:rsid w:val="00BE5389"/>
    <w:rsid w:val="00BE53EB"/>
    <w:rsid w:val="00BE55A9"/>
    <w:rsid w:val="00BE59A8"/>
    <w:rsid w:val="00BE5A7E"/>
    <w:rsid w:val="00BE5E87"/>
    <w:rsid w:val="00BE6412"/>
    <w:rsid w:val="00BE6516"/>
    <w:rsid w:val="00BE6951"/>
    <w:rsid w:val="00BE6BD2"/>
    <w:rsid w:val="00BE6BEC"/>
    <w:rsid w:val="00BE6D68"/>
    <w:rsid w:val="00BE6E45"/>
    <w:rsid w:val="00BE7140"/>
    <w:rsid w:val="00BE7202"/>
    <w:rsid w:val="00BE723B"/>
    <w:rsid w:val="00BE7569"/>
    <w:rsid w:val="00BE756D"/>
    <w:rsid w:val="00BE7C16"/>
    <w:rsid w:val="00BE7D16"/>
    <w:rsid w:val="00BF01FB"/>
    <w:rsid w:val="00BF03B2"/>
    <w:rsid w:val="00BF041F"/>
    <w:rsid w:val="00BF07E6"/>
    <w:rsid w:val="00BF08AC"/>
    <w:rsid w:val="00BF0AFA"/>
    <w:rsid w:val="00BF0C9B"/>
    <w:rsid w:val="00BF0DCF"/>
    <w:rsid w:val="00BF0F21"/>
    <w:rsid w:val="00BF10BA"/>
    <w:rsid w:val="00BF1111"/>
    <w:rsid w:val="00BF189E"/>
    <w:rsid w:val="00BF1BA3"/>
    <w:rsid w:val="00BF219A"/>
    <w:rsid w:val="00BF21B6"/>
    <w:rsid w:val="00BF2339"/>
    <w:rsid w:val="00BF26CF"/>
    <w:rsid w:val="00BF2BD4"/>
    <w:rsid w:val="00BF2CF1"/>
    <w:rsid w:val="00BF3745"/>
    <w:rsid w:val="00BF3891"/>
    <w:rsid w:val="00BF3B21"/>
    <w:rsid w:val="00BF3B97"/>
    <w:rsid w:val="00BF3DC2"/>
    <w:rsid w:val="00BF3F6A"/>
    <w:rsid w:val="00BF4015"/>
    <w:rsid w:val="00BF4043"/>
    <w:rsid w:val="00BF42A8"/>
    <w:rsid w:val="00BF42BF"/>
    <w:rsid w:val="00BF4355"/>
    <w:rsid w:val="00BF437A"/>
    <w:rsid w:val="00BF44D4"/>
    <w:rsid w:val="00BF4523"/>
    <w:rsid w:val="00BF459D"/>
    <w:rsid w:val="00BF4CAF"/>
    <w:rsid w:val="00BF4EE0"/>
    <w:rsid w:val="00BF5119"/>
    <w:rsid w:val="00BF51A9"/>
    <w:rsid w:val="00BF5701"/>
    <w:rsid w:val="00BF571D"/>
    <w:rsid w:val="00BF5CF9"/>
    <w:rsid w:val="00BF5F9E"/>
    <w:rsid w:val="00BF610F"/>
    <w:rsid w:val="00BF62E6"/>
    <w:rsid w:val="00BF6921"/>
    <w:rsid w:val="00BF7200"/>
    <w:rsid w:val="00BF7C4E"/>
    <w:rsid w:val="00BF7F76"/>
    <w:rsid w:val="00BF7FF6"/>
    <w:rsid w:val="00C0015F"/>
    <w:rsid w:val="00C0071A"/>
    <w:rsid w:val="00C0082E"/>
    <w:rsid w:val="00C009F6"/>
    <w:rsid w:val="00C00DD1"/>
    <w:rsid w:val="00C00E38"/>
    <w:rsid w:val="00C00FBA"/>
    <w:rsid w:val="00C010EC"/>
    <w:rsid w:val="00C0122A"/>
    <w:rsid w:val="00C0124E"/>
    <w:rsid w:val="00C01CC1"/>
    <w:rsid w:val="00C01CC5"/>
    <w:rsid w:val="00C01D02"/>
    <w:rsid w:val="00C021F1"/>
    <w:rsid w:val="00C0221C"/>
    <w:rsid w:val="00C02273"/>
    <w:rsid w:val="00C029CD"/>
    <w:rsid w:val="00C02A99"/>
    <w:rsid w:val="00C02AE6"/>
    <w:rsid w:val="00C02CDC"/>
    <w:rsid w:val="00C0311C"/>
    <w:rsid w:val="00C0319B"/>
    <w:rsid w:val="00C0325B"/>
    <w:rsid w:val="00C03311"/>
    <w:rsid w:val="00C03376"/>
    <w:rsid w:val="00C03466"/>
    <w:rsid w:val="00C035EB"/>
    <w:rsid w:val="00C036E7"/>
    <w:rsid w:val="00C0370A"/>
    <w:rsid w:val="00C039F4"/>
    <w:rsid w:val="00C03B58"/>
    <w:rsid w:val="00C03BE5"/>
    <w:rsid w:val="00C03C2D"/>
    <w:rsid w:val="00C03F13"/>
    <w:rsid w:val="00C03F14"/>
    <w:rsid w:val="00C04148"/>
    <w:rsid w:val="00C0463C"/>
    <w:rsid w:val="00C04788"/>
    <w:rsid w:val="00C049DB"/>
    <w:rsid w:val="00C04B8F"/>
    <w:rsid w:val="00C04DCE"/>
    <w:rsid w:val="00C0529A"/>
    <w:rsid w:val="00C059EA"/>
    <w:rsid w:val="00C05A0A"/>
    <w:rsid w:val="00C05CB5"/>
    <w:rsid w:val="00C06166"/>
    <w:rsid w:val="00C0616C"/>
    <w:rsid w:val="00C06350"/>
    <w:rsid w:val="00C0657F"/>
    <w:rsid w:val="00C069C5"/>
    <w:rsid w:val="00C06A53"/>
    <w:rsid w:val="00C06F14"/>
    <w:rsid w:val="00C07280"/>
    <w:rsid w:val="00C07489"/>
    <w:rsid w:val="00C07702"/>
    <w:rsid w:val="00C0779A"/>
    <w:rsid w:val="00C078C8"/>
    <w:rsid w:val="00C07CD4"/>
    <w:rsid w:val="00C100D7"/>
    <w:rsid w:val="00C105F0"/>
    <w:rsid w:val="00C108B5"/>
    <w:rsid w:val="00C10AAB"/>
    <w:rsid w:val="00C11377"/>
    <w:rsid w:val="00C117E1"/>
    <w:rsid w:val="00C11AC6"/>
    <w:rsid w:val="00C1215A"/>
    <w:rsid w:val="00C124F3"/>
    <w:rsid w:val="00C12669"/>
    <w:rsid w:val="00C1279D"/>
    <w:rsid w:val="00C12E1B"/>
    <w:rsid w:val="00C14211"/>
    <w:rsid w:val="00C14BB1"/>
    <w:rsid w:val="00C14DFF"/>
    <w:rsid w:val="00C1523D"/>
    <w:rsid w:val="00C15588"/>
    <w:rsid w:val="00C1561F"/>
    <w:rsid w:val="00C15C6A"/>
    <w:rsid w:val="00C15CC8"/>
    <w:rsid w:val="00C15CE1"/>
    <w:rsid w:val="00C15D57"/>
    <w:rsid w:val="00C15DBB"/>
    <w:rsid w:val="00C15FC3"/>
    <w:rsid w:val="00C15FE9"/>
    <w:rsid w:val="00C1648F"/>
    <w:rsid w:val="00C16909"/>
    <w:rsid w:val="00C16989"/>
    <w:rsid w:val="00C169A0"/>
    <w:rsid w:val="00C16A34"/>
    <w:rsid w:val="00C16C8D"/>
    <w:rsid w:val="00C16CD0"/>
    <w:rsid w:val="00C16D7E"/>
    <w:rsid w:val="00C170B7"/>
    <w:rsid w:val="00C171EF"/>
    <w:rsid w:val="00C17738"/>
    <w:rsid w:val="00C177B5"/>
    <w:rsid w:val="00C17A0A"/>
    <w:rsid w:val="00C17A7E"/>
    <w:rsid w:val="00C17A88"/>
    <w:rsid w:val="00C20169"/>
    <w:rsid w:val="00C201B5"/>
    <w:rsid w:val="00C20217"/>
    <w:rsid w:val="00C20245"/>
    <w:rsid w:val="00C20249"/>
    <w:rsid w:val="00C204A8"/>
    <w:rsid w:val="00C20566"/>
    <w:rsid w:val="00C209E5"/>
    <w:rsid w:val="00C209FA"/>
    <w:rsid w:val="00C217B0"/>
    <w:rsid w:val="00C21B78"/>
    <w:rsid w:val="00C222A6"/>
    <w:rsid w:val="00C222EC"/>
    <w:rsid w:val="00C2252E"/>
    <w:rsid w:val="00C227CB"/>
    <w:rsid w:val="00C22C9E"/>
    <w:rsid w:val="00C22E38"/>
    <w:rsid w:val="00C2309F"/>
    <w:rsid w:val="00C23183"/>
    <w:rsid w:val="00C2339A"/>
    <w:rsid w:val="00C237E2"/>
    <w:rsid w:val="00C2399C"/>
    <w:rsid w:val="00C23B60"/>
    <w:rsid w:val="00C23C11"/>
    <w:rsid w:val="00C24500"/>
    <w:rsid w:val="00C2454D"/>
    <w:rsid w:val="00C24741"/>
    <w:rsid w:val="00C248D1"/>
    <w:rsid w:val="00C24C54"/>
    <w:rsid w:val="00C24CD3"/>
    <w:rsid w:val="00C24D0D"/>
    <w:rsid w:val="00C2503C"/>
    <w:rsid w:val="00C2559E"/>
    <w:rsid w:val="00C255A4"/>
    <w:rsid w:val="00C256E3"/>
    <w:rsid w:val="00C25AB2"/>
    <w:rsid w:val="00C25BB1"/>
    <w:rsid w:val="00C2622D"/>
    <w:rsid w:val="00C262C1"/>
    <w:rsid w:val="00C2633C"/>
    <w:rsid w:val="00C26AEF"/>
    <w:rsid w:val="00C26F94"/>
    <w:rsid w:val="00C26FC4"/>
    <w:rsid w:val="00C2752D"/>
    <w:rsid w:val="00C277E4"/>
    <w:rsid w:val="00C278CC"/>
    <w:rsid w:val="00C278E7"/>
    <w:rsid w:val="00C279EB"/>
    <w:rsid w:val="00C27A75"/>
    <w:rsid w:val="00C27B5F"/>
    <w:rsid w:val="00C27C13"/>
    <w:rsid w:val="00C27C29"/>
    <w:rsid w:val="00C30039"/>
    <w:rsid w:val="00C30061"/>
    <w:rsid w:val="00C30737"/>
    <w:rsid w:val="00C30C7C"/>
    <w:rsid w:val="00C3106D"/>
    <w:rsid w:val="00C31168"/>
    <w:rsid w:val="00C31458"/>
    <w:rsid w:val="00C314FF"/>
    <w:rsid w:val="00C315B0"/>
    <w:rsid w:val="00C31800"/>
    <w:rsid w:val="00C31A65"/>
    <w:rsid w:val="00C31A76"/>
    <w:rsid w:val="00C31A79"/>
    <w:rsid w:val="00C31C94"/>
    <w:rsid w:val="00C31CDD"/>
    <w:rsid w:val="00C31D25"/>
    <w:rsid w:val="00C321C2"/>
    <w:rsid w:val="00C3234E"/>
    <w:rsid w:val="00C32371"/>
    <w:rsid w:val="00C32C9E"/>
    <w:rsid w:val="00C32CE8"/>
    <w:rsid w:val="00C32D85"/>
    <w:rsid w:val="00C32EB4"/>
    <w:rsid w:val="00C32FF6"/>
    <w:rsid w:val="00C331D6"/>
    <w:rsid w:val="00C3327B"/>
    <w:rsid w:val="00C3331F"/>
    <w:rsid w:val="00C336EF"/>
    <w:rsid w:val="00C33C8A"/>
    <w:rsid w:val="00C33EF0"/>
    <w:rsid w:val="00C33F08"/>
    <w:rsid w:val="00C3401C"/>
    <w:rsid w:val="00C345A3"/>
    <w:rsid w:val="00C34707"/>
    <w:rsid w:val="00C3474D"/>
    <w:rsid w:val="00C34F3D"/>
    <w:rsid w:val="00C35085"/>
    <w:rsid w:val="00C351A5"/>
    <w:rsid w:val="00C353B1"/>
    <w:rsid w:val="00C35495"/>
    <w:rsid w:val="00C355FA"/>
    <w:rsid w:val="00C358FC"/>
    <w:rsid w:val="00C35949"/>
    <w:rsid w:val="00C35AE8"/>
    <w:rsid w:val="00C35D06"/>
    <w:rsid w:val="00C35D17"/>
    <w:rsid w:val="00C35F75"/>
    <w:rsid w:val="00C3605D"/>
    <w:rsid w:val="00C36BD2"/>
    <w:rsid w:val="00C36BF9"/>
    <w:rsid w:val="00C36C03"/>
    <w:rsid w:val="00C36E23"/>
    <w:rsid w:val="00C371D6"/>
    <w:rsid w:val="00C37C4F"/>
    <w:rsid w:val="00C402C0"/>
    <w:rsid w:val="00C4057E"/>
    <w:rsid w:val="00C40A62"/>
    <w:rsid w:val="00C41276"/>
    <w:rsid w:val="00C412C1"/>
    <w:rsid w:val="00C4166C"/>
    <w:rsid w:val="00C41901"/>
    <w:rsid w:val="00C41AE3"/>
    <w:rsid w:val="00C41E93"/>
    <w:rsid w:val="00C41F83"/>
    <w:rsid w:val="00C421E4"/>
    <w:rsid w:val="00C42338"/>
    <w:rsid w:val="00C423A7"/>
    <w:rsid w:val="00C4255F"/>
    <w:rsid w:val="00C42C62"/>
    <w:rsid w:val="00C42CDF"/>
    <w:rsid w:val="00C42E97"/>
    <w:rsid w:val="00C43179"/>
    <w:rsid w:val="00C432E8"/>
    <w:rsid w:val="00C435BB"/>
    <w:rsid w:val="00C43669"/>
    <w:rsid w:val="00C43735"/>
    <w:rsid w:val="00C43994"/>
    <w:rsid w:val="00C43D29"/>
    <w:rsid w:val="00C43ED6"/>
    <w:rsid w:val="00C43FC6"/>
    <w:rsid w:val="00C44071"/>
    <w:rsid w:val="00C441D3"/>
    <w:rsid w:val="00C441FC"/>
    <w:rsid w:val="00C444B1"/>
    <w:rsid w:val="00C444BF"/>
    <w:rsid w:val="00C447A8"/>
    <w:rsid w:val="00C44884"/>
    <w:rsid w:val="00C448E2"/>
    <w:rsid w:val="00C44B50"/>
    <w:rsid w:val="00C44B7F"/>
    <w:rsid w:val="00C44DB8"/>
    <w:rsid w:val="00C4528F"/>
    <w:rsid w:val="00C452DF"/>
    <w:rsid w:val="00C45380"/>
    <w:rsid w:val="00C453E4"/>
    <w:rsid w:val="00C45BE3"/>
    <w:rsid w:val="00C45F1E"/>
    <w:rsid w:val="00C46194"/>
    <w:rsid w:val="00C46754"/>
    <w:rsid w:val="00C46885"/>
    <w:rsid w:val="00C47000"/>
    <w:rsid w:val="00C473B5"/>
    <w:rsid w:val="00C4770A"/>
    <w:rsid w:val="00C4773B"/>
    <w:rsid w:val="00C47831"/>
    <w:rsid w:val="00C47878"/>
    <w:rsid w:val="00C4787F"/>
    <w:rsid w:val="00C47899"/>
    <w:rsid w:val="00C47A7C"/>
    <w:rsid w:val="00C47BB3"/>
    <w:rsid w:val="00C50305"/>
    <w:rsid w:val="00C50375"/>
    <w:rsid w:val="00C50B08"/>
    <w:rsid w:val="00C50B1E"/>
    <w:rsid w:val="00C50B45"/>
    <w:rsid w:val="00C5102E"/>
    <w:rsid w:val="00C51152"/>
    <w:rsid w:val="00C5117F"/>
    <w:rsid w:val="00C511EA"/>
    <w:rsid w:val="00C512E2"/>
    <w:rsid w:val="00C51413"/>
    <w:rsid w:val="00C51587"/>
    <w:rsid w:val="00C51D16"/>
    <w:rsid w:val="00C51D3B"/>
    <w:rsid w:val="00C51D49"/>
    <w:rsid w:val="00C51E71"/>
    <w:rsid w:val="00C520CF"/>
    <w:rsid w:val="00C52152"/>
    <w:rsid w:val="00C525D7"/>
    <w:rsid w:val="00C52605"/>
    <w:rsid w:val="00C5290D"/>
    <w:rsid w:val="00C52A7C"/>
    <w:rsid w:val="00C52B1A"/>
    <w:rsid w:val="00C52B6E"/>
    <w:rsid w:val="00C52D05"/>
    <w:rsid w:val="00C53076"/>
    <w:rsid w:val="00C5351C"/>
    <w:rsid w:val="00C536CB"/>
    <w:rsid w:val="00C53750"/>
    <w:rsid w:val="00C53808"/>
    <w:rsid w:val="00C53BA3"/>
    <w:rsid w:val="00C53E4E"/>
    <w:rsid w:val="00C5403E"/>
    <w:rsid w:val="00C54071"/>
    <w:rsid w:val="00C541AC"/>
    <w:rsid w:val="00C546C4"/>
    <w:rsid w:val="00C5476E"/>
    <w:rsid w:val="00C54AAA"/>
    <w:rsid w:val="00C54B21"/>
    <w:rsid w:val="00C54BF0"/>
    <w:rsid w:val="00C54C63"/>
    <w:rsid w:val="00C54DCE"/>
    <w:rsid w:val="00C54F72"/>
    <w:rsid w:val="00C54FE3"/>
    <w:rsid w:val="00C553CB"/>
    <w:rsid w:val="00C557EB"/>
    <w:rsid w:val="00C55F51"/>
    <w:rsid w:val="00C56099"/>
    <w:rsid w:val="00C5686E"/>
    <w:rsid w:val="00C56CE0"/>
    <w:rsid w:val="00C575A6"/>
    <w:rsid w:val="00C577BA"/>
    <w:rsid w:val="00C57A05"/>
    <w:rsid w:val="00C57A24"/>
    <w:rsid w:val="00C57B3C"/>
    <w:rsid w:val="00C57EC7"/>
    <w:rsid w:val="00C57EDF"/>
    <w:rsid w:val="00C60457"/>
    <w:rsid w:val="00C60847"/>
    <w:rsid w:val="00C60A27"/>
    <w:rsid w:val="00C60F7C"/>
    <w:rsid w:val="00C610C1"/>
    <w:rsid w:val="00C610E2"/>
    <w:rsid w:val="00C612CD"/>
    <w:rsid w:val="00C61315"/>
    <w:rsid w:val="00C613A3"/>
    <w:rsid w:val="00C613D6"/>
    <w:rsid w:val="00C61906"/>
    <w:rsid w:val="00C61A21"/>
    <w:rsid w:val="00C61B02"/>
    <w:rsid w:val="00C61BE3"/>
    <w:rsid w:val="00C6225B"/>
    <w:rsid w:val="00C623DC"/>
    <w:rsid w:val="00C6296C"/>
    <w:rsid w:val="00C62B0F"/>
    <w:rsid w:val="00C62B40"/>
    <w:rsid w:val="00C6300E"/>
    <w:rsid w:val="00C631D9"/>
    <w:rsid w:val="00C6324D"/>
    <w:rsid w:val="00C637A8"/>
    <w:rsid w:val="00C638AC"/>
    <w:rsid w:val="00C63A4C"/>
    <w:rsid w:val="00C63F26"/>
    <w:rsid w:val="00C63F6E"/>
    <w:rsid w:val="00C63FC4"/>
    <w:rsid w:val="00C641F8"/>
    <w:rsid w:val="00C643AE"/>
    <w:rsid w:val="00C648A9"/>
    <w:rsid w:val="00C64954"/>
    <w:rsid w:val="00C64D7D"/>
    <w:rsid w:val="00C653D1"/>
    <w:rsid w:val="00C6556B"/>
    <w:rsid w:val="00C656C3"/>
    <w:rsid w:val="00C658D1"/>
    <w:rsid w:val="00C65C3C"/>
    <w:rsid w:val="00C65DD0"/>
    <w:rsid w:val="00C66610"/>
    <w:rsid w:val="00C66638"/>
    <w:rsid w:val="00C667F5"/>
    <w:rsid w:val="00C6686B"/>
    <w:rsid w:val="00C66934"/>
    <w:rsid w:val="00C66A02"/>
    <w:rsid w:val="00C66AF4"/>
    <w:rsid w:val="00C66ECC"/>
    <w:rsid w:val="00C66FFF"/>
    <w:rsid w:val="00C67D3A"/>
    <w:rsid w:val="00C67ED9"/>
    <w:rsid w:val="00C70247"/>
    <w:rsid w:val="00C7057B"/>
    <w:rsid w:val="00C705FB"/>
    <w:rsid w:val="00C70668"/>
    <w:rsid w:val="00C70E33"/>
    <w:rsid w:val="00C70E9D"/>
    <w:rsid w:val="00C71138"/>
    <w:rsid w:val="00C71245"/>
    <w:rsid w:val="00C7137E"/>
    <w:rsid w:val="00C71436"/>
    <w:rsid w:val="00C71577"/>
    <w:rsid w:val="00C719C0"/>
    <w:rsid w:val="00C71EB9"/>
    <w:rsid w:val="00C71FD3"/>
    <w:rsid w:val="00C71FDD"/>
    <w:rsid w:val="00C72022"/>
    <w:rsid w:val="00C72405"/>
    <w:rsid w:val="00C7244C"/>
    <w:rsid w:val="00C725B1"/>
    <w:rsid w:val="00C72748"/>
    <w:rsid w:val="00C72EC4"/>
    <w:rsid w:val="00C73152"/>
    <w:rsid w:val="00C735F0"/>
    <w:rsid w:val="00C739DB"/>
    <w:rsid w:val="00C739FA"/>
    <w:rsid w:val="00C73BC9"/>
    <w:rsid w:val="00C73F52"/>
    <w:rsid w:val="00C7432A"/>
    <w:rsid w:val="00C74380"/>
    <w:rsid w:val="00C74441"/>
    <w:rsid w:val="00C74CC2"/>
    <w:rsid w:val="00C74D92"/>
    <w:rsid w:val="00C74E15"/>
    <w:rsid w:val="00C750C2"/>
    <w:rsid w:val="00C751E5"/>
    <w:rsid w:val="00C75252"/>
    <w:rsid w:val="00C754D1"/>
    <w:rsid w:val="00C75659"/>
    <w:rsid w:val="00C758AD"/>
    <w:rsid w:val="00C75A77"/>
    <w:rsid w:val="00C75B5D"/>
    <w:rsid w:val="00C75D53"/>
    <w:rsid w:val="00C75DDA"/>
    <w:rsid w:val="00C7605D"/>
    <w:rsid w:val="00C76074"/>
    <w:rsid w:val="00C762BF"/>
    <w:rsid w:val="00C7643D"/>
    <w:rsid w:val="00C76555"/>
    <w:rsid w:val="00C76677"/>
    <w:rsid w:val="00C76BFF"/>
    <w:rsid w:val="00C76D5C"/>
    <w:rsid w:val="00C76FDC"/>
    <w:rsid w:val="00C77533"/>
    <w:rsid w:val="00C776A8"/>
    <w:rsid w:val="00C7784B"/>
    <w:rsid w:val="00C77967"/>
    <w:rsid w:val="00C77AB4"/>
    <w:rsid w:val="00C77BCF"/>
    <w:rsid w:val="00C77CF5"/>
    <w:rsid w:val="00C77E51"/>
    <w:rsid w:val="00C80185"/>
    <w:rsid w:val="00C801D5"/>
    <w:rsid w:val="00C803DB"/>
    <w:rsid w:val="00C804AF"/>
    <w:rsid w:val="00C80CC4"/>
    <w:rsid w:val="00C80D7E"/>
    <w:rsid w:val="00C80DD4"/>
    <w:rsid w:val="00C80EA3"/>
    <w:rsid w:val="00C80F97"/>
    <w:rsid w:val="00C810BE"/>
    <w:rsid w:val="00C81213"/>
    <w:rsid w:val="00C81381"/>
    <w:rsid w:val="00C8156A"/>
    <w:rsid w:val="00C8169C"/>
    <w:rsid w:val="00C816CE"/>
    <w:rsid w:val="00C817FA"/>
    <w:rsid w:val="00C81918"/>
    <w:rsid w:val="00C81966"/>
    <w:rsid w:val="00C8199F"/>
    <w:rsid w:val="00C81CD5"/>
    <w:rsid w:val="00C81D56"/>
    <w:rsid w:val="00C82379"/>
    <w:rsid w:val="00C82581"/>
    <w:rsid w:val="00C82C78"/>
    <w:rsid w:val="00C83132"/>
    <w:rsid w:val="00C832DC"/>
    <w:rsid w:val="00C835D4"/>
    <w:rsid w:val="00C83A9E"/>
    <w:rsid w:val="00C83BE4"/>
    <w:rsid w:val="00C83F5D"/>
    <w:rsid w:val="00C84558"/>
    <w:rsid w:val="00C848EB"/>
    <w:rsid w:val="00C84B02"/>
    <w:rsid w:val="00C84BAC"/>
    <w:rsid w:val="00C84C82"/>
    <w:rsid w:val="00C851AC"/>
    <w:rsid w:val="00C8527A"/>
    <w:rsid w:val="00C8529A"/>
    <w:rsid w:val="00C852BC"/>
    <w:rsid w:val="00C853DC"/>
    <w:rsid w:val="00C855E8"/>
    <w:rsid w:val="00C85712"/>
    <w:rsid w:val="00C85BC1"/>
    <w:rsid w:val="00C85F3D"/>
    <w:rsid w:val="00C86251"/>
    <w:rsid w:val="00C862AF"/>
    <w:rsid w:val="00C86403"/>
    <w:rsid w:val="00C86584"/>
    <w:rsid w:val="00C865CB"/>
    <w:rsid w:val="00C86673"/>
    <w:rsid w:val="00C86813"/>
    <w:rsid w:val="00C86E9A"/>
    <w:rsid w:val="00C86F90"/>
    <w:rsid w:val="00C87148"/>
    <w:rsid w:val="00C876C0"/>
    <w:rsid w:val="00C8781B"/>
    <w:rsid w:val="00C87885"/>
    <w:rsid w:val="00C87A7F"/>
    <w:rsid w:val="00C901AE"/>
    <w:rsid w:val="00C90247"/>
    <w:rsid w:val="00C90305"/>
    <w:rsid w:val="00C90A16"/>
    <w:rsid w:val="00C90BBE"/>
    <w:rsid w:val="00C90D66"/>
    <w:rsid w:val="00C90E66"/>
    <w:rsid w:val="00C90F4A"/>
    <w:rsid w:val="00C912AB"/>
    <w:rsid w:val="00C9136F"/>
    <w:rsid w:val="00C914DD"/>
    <w:rsid w:val="00C9155B"/>
    <w:rsid w:val="00C9180C"/>
    <w:rsid w:val="00C91B0D"/>
    <w:rsid w:val="00C91C14"/>
    <w:rsid w:val="00C920CE"/>
    <w:rsid w:val="00C92141"/>
    <w:rsid w:val="00C92237"/>
    <w:rsid w:val="00C92288"/>
    <w:rsid w:val="00C92606"/>
    <w:rsid w:val="00C92657"/>
    <w:rsid w:val="00C92805"/>
    <w:rsid w:val="00C92B2D"/>
    <w:rsid w:val="00C92B69"/>
    <w:rsid w:val="00C92F17"/>
    <w:rsid w:val="00C932E2"/>
    <w:rsid w:val="00C9385C"/>
    <w:rsid w:val="00C93924"/>
    <w:rsid w:val="00C93B82"/>
    <w:rsid w:val="00C93F59"/>
    <w:rsid w:val="00C93F5D"/>
    <w:rsid w:val="00C93FD5"/>
    <w:rsid w:val="00C9425E"/>
    <w:rsid w:val="00C9426A"/>
    <w:rsid w:val="00C94305"/>
    <w:rsid w:val="00C94554"/>
    <w:rsid w:val="00C94A18"/>
    <w:rsid w:val="00C94F7B"/>
    <w:rsid w:val="00C94FF3"/>
    <w:rsid w:val="00C9508B"/>
    <w:rsid w:val="00C954B8"/>
    <w:rsid w:val="00C9551A"/>
    <w:rsid w:val="00C955BE"/>
    <w:rsid w:val="00C9571C"/>
    <w:rsid w:val="00C95811"/>
    <w:rsid w:val="00C95BD3"/>
    <w:rsid w:val="00C95C21"/>
    <w:rsid w:val="00C95D6B"/>
    <w:rsid w:val="00C96285"/>
    <w:rsid w:val="00C962F4"/>
    <w:rsid w:val="00C96363"/>
    <w:rsid w:val="00C96426"/>
    <w:rsid w:val="00C9652D"/>
    <w:rsid w:val="00C9652E"/>
    <w:rsid w:val="00C96542"/>
    <w:rsid w:val="00C967CE"/>
    <w:rsid w:val="00C968B1"/>
    <w:rsid w:val="00C96943"/>
    <w:rsid w:val="00C96A37"/>
    <w:rsid w:val="00C96C8E"/>
    <w:rsid w:val="00C96CB5"/>
    <w:rsid w:val="00C96D1D"/>
    <w:rsid w:val="00C96FC1"/>
    <w:rsid w:val="00C973ED"/>
    <w:rsid w:val="00C97539"/>
    <w:rsid w:val="00C9757C"/>
    <w:rsid w:val="00C977E8"/>
    <w:rsid w:val="00C97C71"/>
    <w:rsid w:val="00C97E18"/>
    <w:rsid w:val="00C97E47"/>
    <w:rsid w:val="00C97FFD"/>
    <w:rsid w:val="00CA0214"/>
    <w:rsid w:val="00CA0585"/>
    <w:rsid w:val="00CA0A02"/>
    <w:rsid w:val="00CA0BCC"/>
    <w:rsid w:val="00CA0F4A"/>
    <w:rsid w:val="00CA117F"/>
    <w:rsid w:val="00CA1689"/>
    <w:rsid w:val="00CA1716"/>
    <w:rsid w:val="00CA1A63"/>
    <w:rsid w:val="00CA2174"/>
    <w:rsid w:val="00CA21BE"/>
    <w:rsid w:val="00CA2292"/>
    <w:rsid w:val="00CA22D6"/>
    <w:rsid w:val="00CA23AD"/>
    <w:rsid w:val="00CA246F"/>
    <w:rsid w:val="00CA24A1"/>
    <w:rsid w:val="00CA2653"/>
    <w:rsid w:val="00CA282B"/>
    <w:rsid w:val="00CA2ECC"/>
    <w:rsid w:val="00CA2F39"/>
    <w:rsid w:val="00CA3070"/>
    <w:rsid w:val="00CA31DE"/>
    <w:rsid w:val="00CA386F"/>
    <w:rsid w:val="00CA38F9"/>
    <w:rsid w:val="00CA39B5"/>
    <w:rsid w:val="00CA4069"/>
    <w:rsid w:val="00CA4280"/>
    <w:rsid w:val="00CA4344"/>
    <w:rsid w:val="00CA452C"/>
    <w:rsid w:val="00CA45CA"/>
    <w:rsid w:val="00CA4669"/>
    <w:rsid w:val="00CA4794"/>
    <w:rsid w:val="00CA485B"/>
    <w:rsid w:val="00CA4D9A"/>
    <w:rsid w:val="00CA5318"/>
    <w:rsid w:val="00CA535E"/>
    <w:rsid w:val="00CA55C9"/>
    <w:rsid w:val="00CA5831"/>
    <w:rsid w:val="00CA59A1"/>
    <w:rsid w:val="00CA5C38"/>
    <w:rsid w:val="00CA5C8B"/>
    <w:rsid w:val="00CA5E79"/>
    <w:rsid w:val="00CA5E8E"/>
    <w:rsid w:val="00CA60AB"/>
    <w:rsid w:val="00CA616F"/>
    <w:rsid w:val="00CA6426"/>
    <w:rsid w:val="00CA65E2"/>
    <w:rsid w:val="00CA68D5"/>
    <w:rsid w:val="00CA6ABC"/>
    <w:rsid w:val="00CA6E3D"/>
    <w:rsid w:val="00CA7592"/>
    <w:rsid w:val="00CA7677"/>
    <w:rsid w:val="00CA78F5"/>
    <w:rsid w:val="00CA7C15"/>
    <w:rsid w:val="00CB02EB"/>
    <w:rsid w:val="00CB0723"/>
    <w:rsid w:val="00CB08E8"/>
    <w:rsid w:val="00CB095D"/>
    <w:rsid w:val="00CB1311"/>
    <w:rsid w:val="00CB1397"/>
    <w:rsid w:val="00CB250E"/>
    <w:rsid w:val="00CB2739"/>
    <w:rsid w:val="00CB2A16"/>
    <w:rsid w:val="00CB2D14"/>
    <w:rsid w:val="00CB2DBA"/>
    <w:rsid w:val="00CB3131"/>
    <w:rsid w:val="00CB3180"/>
    <w:rsid w:val="00CB339C"/>
    <w:rsid w:val="00CB35D1"/>
    <w:rsid w:val="00CB374B"/>
    <w:rsid w:val="00CB3869"/>
    <w:rsid w:val="00CB3B6A"/>
    <w:rsid w:val="00CB3C78"/>
    <w:rsid w:val="00CB41B0"/>
    <w:rsid w:val="00CB41D5"/>
    <w:rsid w:val="00CB4443"/>
    <w:rsid w:val="00CB4445"/>
    <w:rsid w:val="00CB44B2"/>
    <w:rsid w:val="00CB4553"/>
    <w:rsid w:val="00CB4CAC"/>
    <w:rsid w:val="00CB50B8"/>
    <w:rsid w:val="00CB52F7"/>
    <w:rsid w:val="00CB538F"/>
    <w:rsid w:val="00CB5396"/>
    <w:rsid w:val="00CB562B"/>
    <w:rsid w:val="00CB5952"/>
    <w:rsid w:val="00CB596B"/>
    <w:rsid w:val="00CB5C32"/>
    <w:rsid w:val="00CB5EC7"/>
    <w:rsid w:val="00CB5FD4"/>
    <w:rsid w:val="00CB600D"/>
    <w:rsid w:val="00CB6781"/>
    <w:rsid w:val="00CB6ED7"/>
    <w:rsid w:val="00CB6EE1"/>
    <w:rsid w:val="00CB70A8"/>
    <w:rsid w:val="00CB730F"/>
    <w:rsid w:val="00CB751B"/>
    <w:rsid w:val="00CB780A"/>
    <w:rsid w:val="00CB783F"/>
    <w:rsid w:val="00CB7A47"/>
    <w:rsid w:val="00CB7E8F"/>
    <w:rsid w:val="00CC0039"/>
    <w:rsid w:val="00CC00EC"/>
    <w:rsid w:val="00CC01BD"/>
    <w:rsid w:val="00CC0253"/>
    <w:rsid w:val="00CC0445"/>
    <w:rsid w:val="00CC050B"/>
    <w:rsid w:val="00CC0594"/>
    <w:rsid w:val="00CC05A9"/>
    <w:rsid w:val="00CC07B0"/>
    <w:rsid w:val="00CC08CA"/>
    <w:rsid w:val="00CC118F"/>
    <w:rsid w:val="00CC1360"/>
    <w:rsid w:val="00CC1494"/>
    <w:rsid w:val="00CC16CE"/>
    <w:rsid w:val="00CC1723"/>
    <w:rsid w:val="00CC1775"/>
    <w:rsid w:val="00CC196D"/>
    <w:rsid w:val="00CC1CBB"/>
    <w:rsid w:val="00CC1F9E"/>
    <w:rsid w:val="00CC23AC"/>
    <w:rsid w:val="00CC26BC"/>
    <w:rsid w:val="00CC2C1B"/>
    <w:rsid w:val="00CC2CC2"/>
    <w:rsid w:val="00CC2ED8"/>
    <w:rsid w:val="00CC3077"/>
    <w:rsid w:val="00CC3134"/>
    <w:rsid w:val="00CC31D2"/>
    <w:rsid w:val="00CC3308"/>
    <w:rsid w:val="00CC34F5"/>
    <w:rsid w:val="00CC3682"/>
    <w:rsid w:val="00CC374A"/>
    <w:rsid w:val="00CC3DEB"/>
    <w:rsid w:val="00CC3FBA"/>
    <w:rsid w:val="00CC4836"/>
    <w:rsid w:val="00CC4985"/>
    <w:rsid w:val="00CC4A32"/>
    <w:rsid w:val="00CC4EA2"/>
    <w:rsid w:val="00CC534D"/>
    <w:rsid w:val="00CC5791"/>
    <w:rsid w:val="00CC5A78"/>
    <w:rsid w:val="00CC5C94"/>
    <w:rsid w:val="00CC5EDE"/>
    <w:rsid w:val="00CC61A5"/>
    <w:rsid w:val="00CC61D1"/>
    <w:rsid w:val="00CC6875"/>
    <w:rsid w:val="00CC6A0C"/>
    <w:rsid w:val="00CC6D87"/>
    <w:rsid w:val="00CC6F8B"/>
    <w:rsid w:val="00CC7393"/>
    <w:rsid w:val="00CC75E3"/>
    <w:rsid w:val="00CC7755"/>
    <w:rsid w:val="00CC78B6"/>
    <w:rsid w:val="00CC7B03"/>
    <w:rsid w:val="00CC7CBD"/>
    <w:rsid w:val="00CC7D69"/>
    <w:rsid w:val="00CC7DC7"/>
    <w:rsid w:val="00CC7FAA"/>
    <w:rsid w:val="00CD0148"/>
    <w:rsid w:val="00CD080B"/>
    <w:rsid w:val="00CD0CB6"/>
    <w:rsid w:val="00CD0DF0"/>
    <w:rsid w:val="00CD0ED8"/>
    <w:rsid w:val="00CD0F14"/>
    <w:rsid w:val="00CD106A"/>
    <w:rsid w:val="00CD14DC"/>
    <w:rsid w:val="00CD1924"/>
    <w:rsid w:val="00CD195D"/>
    <w:rsid w:val="00CD19C3"/>
    <w:rsid w:val="00CD1B05"/>
    <w:rsid w:val="00CD1BE6"/>
    <w:rsid w:val="00CD1E13"/>
    <w:rsid w:val="00CD1E9E"/>
    <w:rsid w:val="00CD1FDE"/>
    <w:rsid w:val="00CD207C"/>
    <w:rsid w:val="00CD209A"/>
    <w:rsid w:val="00CD20C4"/>
    <w:rsid w:val="00CD2310"/>
    <w:rsid w:val="00CD2450"/>
    <w:rsid w:val="00CD24F7"/>
    <w:rsid w:val="00CD2529"/>
    <w:rsid w:val="00CD25DC"/>
    <w:rsid w:val="00CD278A"/>
    <w:rsid w:val="00CD2C18"/>
    <w:rsid w:val="00CD2DB2"/>
    <w:rsid w:val="00CD2DD8"/>
    <w:rsid w:val="00CD2ED2"/>
    <w:rsid w:val="00CD319D"/>
    <w:rsid w:val="00CD3266"/>
    <w:rsid w:val="00CD32B1"/>
    <w:rsid w:val="00CD33D4"/>
    <w:rsid w:val="00CD3470"/>
    <w:rsid w:val="00CD3A8C"/>
    <w:rsid w:val="00CD3D21"/>
    <w:rsid w:val="00CD3D66"/>
    <w:rsid w:val="00CD3ECD"/>
    <w:rsid w:val="00CD3EEA"/>
    <w:rsid w:val="00CD403A"/>
    <w:rsid w:val="00CD4286"/>
    <w:rsid w:val="00CD45A3"/>
    <w:rsid w:val="00CD45D2"/>
    <w:rsid w:val="00CD475F"/>
    <w:rsid w:val="00CD4816"/>
    <w:rsid w:val="00CD4A56"/>
    <w:rsid w:val="00CD4C41"/>
    <w:rsid w:val="00CD4DD6"/>
    <w:rsid w:val="00CD4EA8"/>
    <w:rsid w:val="00CD507C"/>
    <w:rsid w:val="00CD5BDE"/>
    <w:rsid w:val="00CD5C44"/>
    <w:rsid w:val="00CD60E6"/>
    <w:rsid w:val="00CD6217"/>
    <w:rsid w:val="00CD629E"/>
    <w:rsid w:val="00CD636D"/>
    <w:rsid w:val="00CD639A"/>
    <w:rsid w:val="00CD63C0"/>
    <w:rsid w:val="00CD63C3"/>
    <w:rsid w:val="00CD64B0"/>
    <w:rsid w:val="00CD6530"/>
    <w:rsid w:val="00CD6558"/>
    <w:rsid w:val="00CD663E"/>
    <w:rsid w:val="00CD67B8"/>
    <w:rsid w:val="00CD6A62"/>
    <w:rsid w:val="00CD6D5C"/>
    <w:rsid w:val="00CD6E1C"/>
    <w:rsid w:val="00CD6F58"/>
    <w:rsid w:val="00CD706B"/>
    <w:rsid w:val="00CD708A"/>
    <w:rsid w:val="00CD7959"/>
    <w:rsid w:val="00CD7AB6"/>
    <w:rsid w:val="00CD7EEC"/>
    <w:rsid w:val="00CE00CF"/>
    <w:rsid w:val="00CE0423"/>
    <w:rsid w:val="00CE07CE"/>
    <w:rsid w:val="00CE0835"/>
    <w:rsid w:val="00CE0AFA"/>
    <w:rsid w:val="00CE0BB5"/>
    <w:rsid w:val="00CE0E1E"/>
    <w:rsid w:val="00CE10C4"/>
    <w:rsid w:val="00CE141C"/>
    <w:rsid w:val="00CE17D3"/>
    <w:rsid w:val="00CE19A5"/>
    <w:rsid w:val="00CE1BB5"/>
    <w:rsid w:val="00CE2198"/>
    <w:rsid w:val="00CE21D8"/>
    <w:rsid w:val="00CE2215"/>
    <w:rsid w:val="00CE265B"/>
    <w:rsid w:val="00CE26C7"/>
    <w:rsid w:val="00CE26D7"/>
    <w:rsid w:val="00CE2851"/>
    <w:rsid w:val="00CE28A5"/>
    <w:rsid w:val="00CE3173"/>
    <w:rsid w:val="00CE32CB"/>
    <w:rsid w:val="00CE3754"/>
    <w:rsid w:val="00CE38CC"/>
    <w:rsid w:val="00CE3D09"/>
    <w:rsid w:val="00CE3FA7"/>
    <w:rsid w:val="00CE407F"/>
    <w:rsid w:val="00CE4301"/>
    <w:rsid w:val="00CE444F"/>
    <w:rsid w:val="00CE4610"/>
    <w:rsid w:val="00CE4822"/>
    <w:rsid w:val="00CE4881"/>
    <w:rsid w:val="00CE48D2"/>
    <w:rsid w:val="00CE4A72"/>
    <w:rsid w:val="00CE5090"/>
    <w:rsid w:val="00CE50C1"/>
    <w:rsid w:val="00CE516B"/>
    <w:rsid w:val="00CE5255"/>
    <w:rsid w:val="00CE551A"/>
    <w:rsid w:val="00CE5564"/>
    <w:rsid w:val="00CE5661"/>
    <w:rsid w:val="00CE571D"/>
    <w:rsid w:val="00CE59CB"/>
    <w:rsid w:val="00CE5B28"/>
    <w:rsid w:val="00CE5E86"/>
    <w:rsid w:val="00CE5F75"/>
    <w:rsid w:val="00CE6022"/>
    <w:rsid w:val="00CE6105"/>
    <w:rsid w:val="00CE6392"/>
    <w:rsid w:val="00CE6CFC"/>
    <w:rsid w:val="00CE6D55"/>
    <w:rsid w:val="00CE6F0B"/>
    <w:rsid w:val="00CE7284"/>
    <w:rsid w:val="00CE7343"/>
    <w:rsid w:val="00CE73BF"/>
    <w:rsid w:val="00CE757E"/>
    <w:rsid w:val="00CE7B6C"/>
    <w:rsid w:val="00CE7F85"/>
    <w:rsid w:val="00CF014D"/>
    <w:rsid w:val="00CF02F3"/>
    <w:rsid w:val="00CF0654"/>
    <w:rsid w:val="00CF0A58"/>
    <w:rsid w:val="00CF0B84"/>
    <w:rsid w:val="00CF0F0F"/>
    <w:rsid w:val="00CF102D"/>
    <w:rsid w:val="00CF113C"/>
    <w:rsid w:val="00CF12D1"/>
    <w:rsid w:val="00CF18CF"/>
    <w:rsid w:val="00CF1B7D"/>
    <w:rsid w:val="00CF1CE4"/>
    <w:rsid w:val="00CF1CF4"/>
    <w:rsid w:val="00CF26E8"/>
    <w:rsid w:val="00CF2857"/>
    <w:rsid w:val="00CF2998"/>
    <w:rsid w:val="00CF29F7"/>
    <w:rsid w:val="00CF2B7E"/>
    <w:rsid w:val="00CF2BC6"/>
    <w:rsid w:val="00CF2DF1"/>
    <w:rsid w:val="00CF2E2E"/>
    <w:rsid w:val="00CF2ED8"/>
    <w:rsid w:val="00CF2FCC"/>
    <w:rsid w:val="00CF30DE"/>
    <w:rsid w:val="00CF3162"/>
    <w:rsid w:val="00CF3642"/>
    <w:rsid w:val="00CF3C1B"/>
    <w:rsid w:val="00CF3D78"/>
    <w:rsid w:val="00CF415E"/>
    <w:rsid w:val="00CF424B"/>
    <w:rsid w:val="00CF43A6"/>
    <w:rsid w:val="00CF4670"/>
    <w:rsid w:val="00CF47B6"/>
    <w:rsid w:val="00CF48D1"/>
    <w:rsid w:val="00CF49F7"/>
    <w:rsid w:val="00CF4C83"/>
    <w:rsid w:val="00CF4FF3"/>
    <w:rsid w:val="00CF517A"/>
    <w:rsid w:val="00CF55E0"/>
    <w:rsid w:val="00CF5ABA"/>
    <w:rsid w:val="00CF5DEC"/>
    <w:rsid w:val="00CF62DA"/>
    <w:rsid w:val="00CF62EA"/>
    <w:rsid w:val="00CF664B"/>
    <w:rsid w:val="00CF6AA2"/>
    <w:rsid w:val="00CF6E71"/>
    <w:rsid w:val="00CF6EBE"/>
    <w:rsid w:val="00CF70B4"/>
    <w:rsid w:val="00CF713C"/>
    <w:rsid w:val="00CF731D"/>
    <w:rsid w:val="00CF736C"/>
    <w:rsid w:val="00CF75E8"/>
    <w:rsid w:val="00CF790F"/>
    <w:rsid w:val="00CF79E5"/>
    <w:rsid w:val="00CF7D9F"/>
    <w:rsid w:val="00D00482"/>
    <w:rsid w:val="00D004B6"/>
    <w:rsid w:val="00D00657"/>
    <w:rsid w:val="00D006AF"/>
    <w:rsid w:val="00D007B7"/>
    <w:rsid w:val="00D00B2A"/>
    <w:rsid w:val="00D00D7B"/>
    <w:rsid w:val="00D00ECB"/>
    <w:rsid w:val="00D01144"/>
    <w:rsid w:val="00D014F2"/>
    <w:rsid w:val="00D01AF5"/>
    <w:rsid w:val="00D01B64"/>
    <w:rsid w:val="00D01C27"/>
    <w:rsid w:val="00D0219B"/>
    <w:rsid w:val="00D023A5"/>
    <w:rsid w:val="00D023D8"/>
    <w:rsid w:val="00D023E1"/>
    <w:rsid w:val="00D0254B"/>
    <w:rsid w:val="00D029F7"/>
    <w:rsid w:val="00D02AFE"/>
    <w:rsid w:val="00D02B04"/>
    <w:rsid w:val="00D02C1F"/>
    <w:rsid w:val="00D02C29"/>
    <w:rsid w:val="00D02D16"/>
    <w:rsid w:val="00D0324C"/>
    <w:rsid w:val="00D03413"/>
    <w:rsid w:val="00D0347C"/>
    <w:rsid w:val="00D036D3"/>
    <w:rsid w:val="00D03818"/>
    <w:rsid w:val="00D03847"/>
    <w:rsid w:val="00D038BF"/>
    <w:rsid w:val="00D03F39"/>
    <w:rsid w:val="00D043C6"/>
    <w:rsid w:val="00D04951"/>
    <w:rsid w:val="00D04A17"/>
    <w:rsid w:val="00D04B4A"/>
    <w:rsid w:val="00D054FF"/>
    <w:rsid w:val="00D0555B"/>
    <w:rsid w:val="00D0556E"/>
    <w:rsid w:val="00D057ED"/>
    <w:rsid w:val="00D05AF2"/>
    <w:rsid w:val="00D05C0A"/>
    <w:rsid w:val="00D0608D"/>
    <w:rsid w:val="00D0616C"/>
    <w:rsid w:val="00D06260"/>
    <w:rsid w:val="00D06E50"/>
    <w:rsid w:val="00D06F6A"/>
    <w:rsid w:val="00D07212"/>
    <w:rsid w:val="00D07345"/>
    <w:rsid w:val="00D076B7"/>
    <w:rsid w:val="00D076D4"/>
    <w:rsid w:val="00D07947"/>
    <w:rsid w:val="00D079A9"/>
    <w:rsid w:val="00D07BB5"/>
    <w:rsid w:val="00D07C1E"/>
    <w:rsid w:val="00D07C85"/>
    <w:rsid w:val="00D07E4E"/>
    <w:rsid w:val="00D07EE3"/>
    <w:rsid w:val="00D07FB5"/>
    <w:rsid w:val="00D07FBE"/>
    <w:rsid w:val="00D1007E"/>
    <w:rsid w:val="00D102B7"/>
    <w:rsid w:val="00D10308"/>
    <w:rsid w:val="00D10625"/>
    <w:rsid w:val="00D107DF"/>
    <w:rsid w:val="00D10876"/>
    <w:rsid w:val="00D10CCE"/>
    <w:rsid w:val="00D1109F"/>
    <w:rsid w:val="00D1157C"/>
    <w:rsid w:val="00D1175C"/>
    <w:rsid w:val="00D11881"/>
    <w:rsid w:val="00D118A8"/>
    <w:rsid w:val="00D119CA"/>
    <w:rsid w:val="00D11BA9"/>
    <w:rsid w:val="00D11D7D"/>
    <w:rsid w:val="00D122F1"/>
    <w:rsid w:val="00D12409"/>
    <w:rsid w:val="00D124AD"/>
    <w:rsid w:val="00D12555"/>
    <w:rsid w:val="00D12661"/>
    <w:rsid w:val="00D126A9"/>
    <w:rsid w:val="00D12987"/>
    <w:rsid w:val="00D12BDC"/>
    <w:rsid w:val="00D12CB9"/>
    <w:rsid w:val="00D12E8B"/>
    <w:rsid w:val="00D12F73"/>
    <w:rsid w:val="00D12F8F"/>
    <w:rsid w:val="00D13084"/>
    <w:rsid w:val="00D132E6"/>
    <w:rsid w:val="00D13449"/>
    <w:rsid w:val="00D13AA8"/>
    <w:rsid w:val="00D13AC1"/>
    <w:rsid w:val="00D13B9B"/>
    <w:rsid w:val="00D1491E"/>
    <w:rsid w:val="00D14A43"/>
    <w:rsid w:val="00D14CB4"/>
    <w:rsid w:val="00D152C6"/>
    <w:rsid w:val="00D15618"/>
    <w:rsid w:val="00D15689"/>
    <w:rsid w:val="00D15837"/>
    <w:rsid w:val="00D15A9C"/>
    <w:rsid w:val="00D15F95"/>
    <w:rsid w:val="00D1656E"/>
    <w:rsid w:val="00D1676C"/>
    <w:rsid w:val="00D168CC"/>
    <w:rsid w:val="00D16BA1"/>
    <w:rsid w:val="00D16D96"/>
    <w:rsid w:val="00D16EFA"/>
    <w:rsid w:val="00D16FC4"/>
    <w:rsid w:val="00D170B9"/>
    <w:rsid w:val="00D172D5"/>
    <w:rsid w:val="00D1772D"/>
    <w:rsid w:val="00D17944"/>
    <w:rsid w:val="00D17B84"/>
    <w:rsid w:val="00D17D6C"/>
    <w:rsid w:val="00D17E67"/>
    <w:rsid w:val="00D20022"/>
    <w:rsid w:val="00D201BF"/>
    <w:rsid w:val="00D202D0"/>
    <w:rsid w:val="00D20801"/>
    <w:rsid w:val="00D20A58"/>
    <w:rsid w:val="00D20B4B"/>
    <w:rsid w:val="00D20D73"/>
    <w:rsid w:val="00D20E50"/>
    <w:rsid w:val="00D212CB"/>
    <w:rsid w:val="00D213AE"/>
    <w:rsid w:val="00D214C5"/>
    <w:rsid w:val="00D2192D"/>
    <w:rsid w:val="00D21AEE"/>
    <w:rsid w:val="00D21C39"/>
    <w:rsid w:val="00D21D8A"/>
    <w:rsid w:val="00D21E85"/>
    <w:rsid w:val="00D22261"/>
    <w:rsid w:val="00D224DA"/>
    <w:rsid w:val="00D2259C"/>
    <w:rsid w:val="00D22765"/>
    <w:rsid w:val="00D229F8"/>
    <w:rsid w:val="00D22BBA"/>
    <w:rsid w:val="00D22CE3"/>
    <w:rsid w:val="00D22ED6"/>
    <w:rsid w:val="00D22F83"/>
    <w:rsid w:val="00D236C7"/>
    <w:rsid w:val="00D23846"/>
    <w:rsid w:val="00D23DFA"/>
    <w:rsid w:val="00D240B3"/>
    <w:rsid w:val="00D24587"/>
    <w:rsid w:val="00D245A0"/>
    <w:rsid w:val="00D246FF"/>
    <w:rsid w:val="00D247F5"/>
    <w:rsid w:val="00D24B7D"/>
    <w:rsid w:val="00D24C71"/>
    <w:rsid w:val="00D24D17"/>
    <w:rsid w:val="00D24D9A"/>
    <w:rsid w:val="00D24F9A"/>
    <w:rsid w:val="00D250D3"/>
    <w:rsid w:val="00D25257"/>
    <w:rsid w:val="00D25872"/>
    <w:rsid w:val="00D262A0"/>
    <w:rsid w:val="00D268BC"/>
    <w:rsid w:val="00D269A5"/>
    <w:rsid w:val="00D26A5B"/>
    <w:rsid w:val="00D26ABE"/>
    <w:rsid w:val="00D26CA6"/>
    <w:rsid w:val="00D26F5D"/>
    <w:rsid w:val="00D26FC0"/>
    <w:rsid w:val="00D27237"/>
    <w:rsid w:val="00D2735B"/>
    <w:rsid w:val="00D2763E"/>
    <w:rsid w:val="00D27686"/>
    <w:rsid w:val="00D27BAE"/>
    <w:rsid w:val="00D27BBB"/>
    <w:rsid w:val="00D27BDE"/>
    <w:rsid w:val="00D27D96"/>
    <w:rsid w:val="00D27DB3"/>
    <w:rsid w:val="00D27DDA"/>
    <w:rsid w:val="00D3006B"/>
    <w:rsid w:val="00D3023D"/>
    <w:rsid w:val="00D304EE"/>
    <w:rsid w:val="00D304F5"/>
    <w:rsid w:val="00D30607"/>
    <w:rsid w:val="00D30856"/>
    <w:rsid w:val="00D30868"/>
    <w:rsid w:val="00D312AC"/>
    <w:rsid w:val="00D31382"/>
    <w:rsid w:val="00D315A6"/>
    <w:rsid w:val="00D31C21"/>
    <w:rsid w:val="00D31EC8"/>
    <w:rsid w:val="00D32101"/>
    <w:rsid w:val="00D323DD"/>
    <w:rsid w:val="00D325F0"/>
    <w:rsid w:val="00D32838"/>
    <w:rsid w:val="00D3284C"/>
    <w:rsid w:val="00D32928"/>
    <w:rsid w:val="00D32B8D"/>
    <w:rsid w:val="00D32C7C"/>
    <w:rsid w:val="00D331F4"/>
    <w:rsid w:val="00D332C0"/>
    <w:rsid w:val="00D334D2"/>
    <w:rsid w:val="00D33A40"/>
    <w:rsid w:val="00D33B10"/>
    <w:rsid w:val="00D33EA1"/>
    <w:rsid w:val="00D33F24"/>
    <w:rsid w:val="00D340A8"/>
    <w:rsid w:val="00D340E8"/>
    <w:rsid w:val="00D345F7"/>
    <w:rsid w:val="00D3467B"/>
    <w:rsid w:val="00D349FA"/>
    <w:rsid w:val="00D34D6F"/>
    <w:rsid w:val="00D34E4A"/>
    <w:rsid w:val="00D35055"/>
    <w:rsid w:val="00D3520F"/>
    <w:rsid w:val="00D35338"/>
    <w:rsid w:val="00D35992"/>
    <w:rsid w:val="00D359DE"/>
    <w:rsid w:val="00D35A35"/>
    <w:rsid w:val="00D35B6A"/>
    <w:rsid w:val="00D35E43"/>
    <w:rsid w:val="00D36004"/>
    <w:rsid w:val="00D36195"/>
    <w:rsid w:val="00D3621C"/>
    <w:rsid w:val="00D36260"/>
    <w:rsid w:val="00D3640E"/>
    <w:rsid w:val="00D36809"/>
    <w:rsid w:val="00D3683C"/>
    <w:rsid w:val="00D36E95"/>
    <w:rsid w:val="00D37411"/>
    <w:rsid w:val="00D37941"/>
    <w:rsid w:val="00D37AB0"/>
    <w:rsid w:val="00D37B74"/>
    <w:rsid w:val="00D37EA0"/>
    <w:rsid w:val="00D400E7"/>
    <w:rsid w:val="00D401DF"/>
    <w:rsid w:val="00D40312"/>
    <w:rsid w:val="00D40405"/>
    <w:rsid w:val="00D40462"/>
    <w:rsid w:val="00D406ED"/>
    <w:rsid w:val="00D409EC"/>
    <w:rsid w:val="00D412F4"/>
    <w:rsid w:val="00D41327"/>
    <w:rsid w:val="00D41496"/>
    <w:rsid w:val="00D41F2A"/>
    <w:rsid w:val="00D41FBA"/>
    <w:rsid w:val="00D422C9"/>
    <w:rsid w:val="00D425EB"/>
    <w:rsid w:val="00D429CC"/>
    <w:rsid w:val="00D42F5C"/>
    <w:rsid w:val="00D42FB3"/>
    <w:rsid w:val="00D43103"/>
    <w:rsid w:val="00D432C3"/>
    <w:rsid w:val="00D43320"/>
    <w:rsid w:val="00D43A23"/>
    <w:rsid w:val="00D43B29"/>
    <w:rsid w:val="00D43E52"/>
    <w:rsid w:val="00D43FDC"/>
    <w:rsid w:val="00D4407B"/>
    <w:rsid w:val="00D441B6"/>
    <w:rsid w:val="00D4483B"/>
    <w:rsid w:val="00D44A0F"/>
    <w:rsid w:val="00D44E48"/>
    <w:rsid w:val="00D4504F"/>
    <w:rsid w:val="00D45477"/>
    <w:rsid w:val="00D4555B"/>
    <w:rsid w:val="00D45613"/>
    <w:rsid w:val="00D45640"/>
    <w:rsid w:val="00D45896"/>
    <w:rsid w:val="00D458CD"/>
    <w:rsid w:val="00D45955"/>
    <w:rsid w:val="00D45964"/>
    <w:rsid w:val="00D45A69"/>
    <w:rsid w:val="00D45C8C"/>
    <w:rsid w:val="00D45EAF"/>
    <w:rsid w:val="00D4651B"/>
    <w:rsid w:val="00D465DC"/>
    <w:rsid w:val="00D46937"/>
    <w:rsid w:val="00D46AB1"/>
    <w:rsid w:val="00D46B67"/>
    <w:rsid w:val="00D46B6E"/>
    <w:rsid w:val="00D46E6E"/>
    <w:rsid w:val="00D47156"/>
    <w:rsid w:val="00D473AA"/>
    <w:rsid w:val="00D475D3"/>
    <w:rsid w:val="00D47754"/>
    <w:rsid w:val="00D47BBD"/>
    <w:rsid w:val="00D47C94"/>
    <w:rsid w:val="00D47CD1"/>
    <w:rsid w:val="00D47D17"/>
    <w:rsid w:val="00D47F3F"/>
    <w:rsid w:val="00D47F4F"/>
    <w:rsid w:val="00D502F1"/>
    <w:rsid w:val="00D504B8"/>
    <w:rsid w:val="00D50947"/>
    <w:rsid w:val="00D50BB6"/>
    <w:rsid w:val="00D50D0E"/>
    <w:rsid w:val="00D50DD0"/>
    <w:rsid w:val="00D50E89"/>
    <w:rsid w:val="00D50FBE"/>
    <w:rsid w:val="00D5119C"/>
    <w:rsid w:val="00D51288"/>
    <w:rsid w:val="00D512DE"/>
    <w:rsid w:val="00D51460"/>
    <w:rsid w:val="00D514C1"/>
    <w:rsid w:val="00D517E5"/>
    <w:rsid w:val="00D51B96"/>
    <w:rsid w:val="00D51D2C"/>
    <w:rsid w:val="00D52280"/>
    <w:rsid w:val="00D52301"/>
    <w:rsid w:val="00D52595"/>
    <w:rsid w:val="00D526D8"/>
    <w:rsid w:val="00D52BDE"/>
    <w:rsid w:val="00D52C90"/>
    <w:rsid w:val="00D52D9D"/>
    <w:rsid w:val="00D530A5"/>
    <w:rsid w:val="00D5323E"/>
    <w:rsid w:val="00D532C4"/>
    <w:rsid w:val="00D53516"/>
    <w:rsid w:val="00D536AF"/>
    <w:rsid w:val="00D536B4"/>
    <w:rsid w:val="00D5370A"/>
    <w:rsid w:val="00D53964"/>
    <w:rsid w:val="00D539A3"/>
    <w:rsid w:val="00D53D2C"/>
    <w:rsid w:val="00D53DA1"/>
    <w:rsid w:val="00D53F53"/>
    <w:rsid w:val="00D5412D"/>
    <w:rsid w:val="00D54275"/>
    <w:rsid w:val="00D5460F"/>
    <w:rsid w:val="00D54771"/>
    <w:rsid w:val="00D54AA6"/>
    <w:rsid w:val="00D5524E"/>
    <w:rsid w:val="00D5557E"/>
    <w:rsid w:val="00D55A75"/>
    <w:rsid w:val="00D55BF5"/>
    <w:rsid w:val="00D55CC7"/>
    <w:rsid w:val="00D55ECD"/>
    <w:rsid w:val="00D560CE"/>
    <w:rsid w:val="00D56161"/>
    <w:rsid w:val="00D56224"/>
    <w:rsid w:val="00D56355"/>
    <w:rsid w:val="00D567B5"/>
    <w:rsid w:val="00D5681D"/>
    <w:rsid w:val="00D56883"/>
    <w:rsid w:val="00D56CA2"/>
    <w:rsid w:val="00D57082"/>
    <w:rsid w:val="00D57222"/>
    <w:rsid w:val="00D5728D"/>
    <w:rsid w:val="00D57726"/>
    <w:rsid w:val="00D579CA"/>
    <w:rsid w:val="00D57A9A"/>
    <w:rsid w:val="00D57E2E"/>
    <w:rsid w:val="00D57E3A"/>
    <w:rsid w:val="00D57F71"/>
    <w:rsid w:val="00D60179"/>
    <w:rsid w:val="00D6019F"/>
    <w:rsid w:val="00D6024A"/>
    <w:rsid w:val="00D60566"/>
    <w:rsid w:val="00D606BA"/>
    <w:rsid w:val="00D60785"/>
    <w:rsid w:val="00D607AB"/>
    <w:rsid w:val="00D60D78"/>
    <w:rsid w:val="00D61082"/>
    <w:rsid w:val="00D61155"/>
    <w:rsid w:val="00D614FE"/>
    <w:rsid w:val="00D61557"/>
    <w:rsid w:val="00D61587"/>
    <w:rsid w:val="00D6170A"/>
    <w:rsid w:val="00D617C5"/>
    <w:rsid w:val="00D61A0B"/>
    <w:rsid w:val="00D61CD1"/>
    <w:rsid w:val="00D61E87"/>
    <w:rsid w:val="00D61F4F"/>
    <w:rsid w:val="00D61F7F"/>
    <w:rsid w:val="00D62112"/>
    <w:rsid w:val="00D629D4"/>
    <w:rsid w:val="00D62B0F"/>
    <w:rsid w:val="00D62D7C"/>
    <w:rsid w:val="00D62F59"/>
    <w:rsid w:val="00D636C3"/>
    <w:rsid w:val="00D63975"/>
    <w:rsid w:val="00D63F19"/>
    <w:rsid w:val="00D63F51"/>
    <w:rsid w:val="00D64060"/>
    <w:rsid w:val="00D64061"/>
    <w:rsid w:val="00D6422C"/>
    <w:rsid w:val="00D649C1"/>
    <w:rsid w:val="00D6514A"/>
    <w:rsid w:val="00D653CE"/>
    <w:rsid w:val="00D654AA"/>
    <w:rsid w:val="00D656F1"/>
    <w:rsid w:val="00D65CBB"/>
    <w:rsid w:val="00D65D0B"/>
    <w:rsid w:val="00D65EB5"/>
    <w:rsid w:val="00D65F15"/>
    <w:rsid w:val="00D65F66"/>
    <w:rsid w:val="00D66026"/>
    <w:rsid w:val="00D661DE"/>
    <w:rsid w:val="00D66252"/>
    <w:rsid w:val="00D6657E"/>
    <w:rsid w:val="00D66BAA"/>
    <w:rsid w:val="00D66C2E"/>
    <w:rsid w:val="00D66DCB"/>
    <w:rsid w:val="00D67083"/>
    <w:rsid w:val="00D6759A"/>
    <w:rsid w:val="00D67636"/>
    <w:rsid w:val="00D6797D"/>
    <w:rsid w:val="00D67B71"/>
    <w:rsid w:val="00D67C5D"/>
    <w:rsid w:val="00D67D01"/>
    <w:rsid w:val="00D70556"/>
    <w:rsid w:val="00D708D1"/>
    <w:rsid w:val="00D70915"/>
    <w:rsid w:val="00D70F42"/>
    <w:rsid w:val="00D71089"/>
    <w:rsid w:val="00D710BA"/>
    <w:rsid w:val="00D71255"/>
    <w:rsid w:val="00D71294"/>
    <w:rsid w:val="00D713E6"/>
    <w:rsid w:val="00D714C6"/>
    <w:rsid w:val="00D716ED"/>
    <w:rsid w:val="00D72092"/>
    <w:rsid w:val="00D7258D"/>
    <w:rsid w:val="00D72641"/>
    <w:rsid w:val="00D726E1"/>
    <w:rsid w:val="00D7270B"/>
    <w:rsid w:val="00D72A0F"/>
    <w:rsid w:val="00D72BDA"/>
    <w:rsid w:val="00D72CC5"/>
    <w:rsid w:val="00D72D2C"/>
    <w:rsid w:val="00D73292"/>
    <w:rsid w:val="00D7396B"/>
    <w:rsid w:val="00D73998"/>
    <w:rsid w:val="00D73B1B"/>
    <w:rsid w:val="00D73DE8"/>
    <w:rsid w:val="00D74072"/>
    <w:rsid w:val="00D74367"/>
    <w:rsid w:val="00D74549"/>
    <w:rsid w:val="00D74646"/>
    <w:rsid w:val="00D7476F"/>
    <w:rsid w:val="00D74915"/>
    <w:rsid w:val="00D74B51"/>
    <w:rsid w:val="00D74B5D"/>
    <w:rsid w:val="00D74C02"/>
    <w:rsid w:val="00D74CE6"/>
    <w:rsid w:val="00D74EA8"/>
    <w:rsid w:val="00D753AC"/>
    <w:rsid w:val="00D75601"/>
    <w:rsid w:val="00D75834"/>
    <w:rsid w:val="00D759B3"/>
    <w:rsid w:val="00D75C7F"/>
    <w:rsid w:val="00D75D6D"/>
    <w:rsid w:val="00D75FF5"/>
    <w:rsid w:val="00D76030"/>
    <w:rsid w:val="00D760A4"/>
    <w:rsid w:val="00D7680A"/>
    <w:rsid w:val="00D769BC"/>
    <w:rsid w:val="00D769D4"/>
    <w:rsid w:val="00D76F42"/>
    <w:rsid w:val="00D7749B"/>
    <w:rsid w:val="00D777FD"/>
    <w:rsid w:val="00D77856"/>
    <w:rsid w:val="00D77896"/>
    <w:rsid w:val="00D77979"/>
    <w:rsid w:val="00D77DE3"/>
    <w:rsid w:val="00D77F3B"/>
    <w:rsid w:val="00D801CA"/>
    <w:rsid w:val="00D803B4"/>
    <w:rsid w:val="00D80642"/>
    <w:rsid w:val="00D80890"/>
    <w:rsid w:val="00D80B76"/>
    <w:rsid w:val="00D80D09"/>
    <w:rsid w:val="00D81355"/>
    <w:rsid w:val="00D813DD"/>
    <w:rsid w:val="00D815E4"/>
    <w:rsid w:val="00D815FE"/>
    <w:rsid w:val="00D81969"/>
    <w:rsid w:val="00D81A7D"/>
    <w:rsid w:val="00D81D09"/>
    <w:rsid w:val="00D82391"/>
    <w:rsid w:val="00D825F3"/>
    <w:rsid w:val="00D830C5"/>
    <w:rsid w:val="00D830F3"/>
    <w:rsid w:val="00D83277"/>
    <w:rsid w:val="00D83414"/>
    <w:rsid w:val="00D8341C"/>
    <w:rsid w:val="00D837FD"/>
    <w:rsid w:val="00D83AE5"/>
    <w:rsid w:val="00D83E72"/>
    <w:rsid w:val="00D847AA"/>
    <w:rsid w:val="00D847C4"/>
    <w:rsid w:val="00D84A4D"/>
    <w:rsid w:val="00D84B5D"/>
    <w:rsid w:val="00D84B6C"/>
    <w:rsid w:val="00D84E89"/>
    <w:rsid w:val="00D84EFD"/>
    <w:rsid w:val="00D84F39"/>
    <w:rsid w:val="00D84FEF"/>
    <w:rsid w:val="00D85127"/>
    <w:rsid w:val="00D8559E"/>
    <w:rsid w:val="00D855DD"/>
    <w:rsid w:val="00D856AF"/>
    <w:rsid w:val="00D85923"/>
    <w:rsid w:val="00D85C28"/>
    <w:rsid w:val="00D85D10"/>
    <w:rsid w:val="00D85F49"/>
    <w:rsid w:val="00D86312"/>
    <w:rsid w:val="00D863DC"/>
    <w:rsid w:val="00D86545"/>
    <w:rsid w:val="00D86C92"/>
    <w:rsid w:val="00D8708F"/>
    <w:rsid w:val="00D87159"/>
    <w:rsid w:val="00D87323"/>
    <w:rsid w:val="00D87397"/>
    <w:rsid w:val="00D8749F"/>
    <w:rsid w:val="00D875E9"/>
    <w:rsid w:val="00D87881"/>
    <w:rsid w:val="00D878A5"/>
    <w:rsid w:val="00D879E7"/>
    <w:rsid w:val="00D87B0A"/>
    <w:rsid w:val="00D87B1F"/>
    <w:rsid w:val="00D902B6"/>
    <w:rsid w:val="00D90494"/>
    <w:rsid w:val="00D90543"/>
    <w:rsid w:val="00D90611"/>
    <w:rsid w:val="00D9082E"/>
    <w:rsid w:val="00D909F7"/>
    <w:rsid w:val="00D90E7C"/>
    <w:rsid w:val="00D90F80"/>
    <w:rsid w:val="00D9100C"/>
    <w:rsid w:val="00D9113D"/>
    <w:rsid w:val="00D91241"/>
    <w:rsid w:val="00D912C4"/>
    <w:rsid w:val="00D91344"/>
    <w:rsid w:val="00D9151C"/>
    <w:rsid w:val="00D9170B"/>
    <w:rsid w:val="00D91A77"/>
    <w:rsid w:val="00D9223A"/>
    <w:rsid w:val="00D92417"/>
    <w:rsid w:val="00D9242F"/>
    <w:rsid w:val="00D924DB"/>
    <w:rsid w:val="00D9256F"/>
    <w:rsid w:val="00D928AF"/>
    <w:rsid w:val="00D928E5"/>
    <w:rsid w:val="00D92FC1"/>
    <w:rsid w:val="00D93060"/>
    <w:rsid w:val="00D93159"/>
    <w:rsid w:val="00D9318F"/>
    <w:rsid w:val="00D9323E"/>
    <w:rsid w:val="00D93317"/>
    <w:rsid w:val="00D93650"/>
    <w:rsid w:val="00D936C6"/>
    <w:rsid w:val="00D93C3B"/>
    <w:rsid w:val="00D93C5C"/>
    <w:rsid w:val="00D93DFD"/>
    <w:rsid w:val="00D940A1"/>
    <w:rsid w:val="00D94248"/>
    <w:rsid w:val="00D942BA"/>
    <w:rsid w:val="00D943A3"/>
    <w:rsid w:val="00D944FF"/>
    <w:rsid w:val="00D94534"/>
    <w:rsid w:val="00D9454B"/>
    <w:rsid w:val="00D9471B"/>
    <w:rsid w:val="00D947FE"/>
    <w:rsid w:val="00D94B7E"/>
    <w:rsid w:val="00D9505A"/>
    <w:rsid w:val="00D951E2"/>
    <w:rsid w:val="00D95433"/>
    <w:rsid w:val="00D956C8"/>
    <w:rsid w:val="00D95764"/>
    <w:rsid w:val="00D95956"/>
    <w:rsid w:val="00D95A31"/>
    <w:rsid w:val="00D95C72"/>
    <w:rsid w:val="00D95E2F"/>
    <w:rsid w:val="00D962B3"/>
    <w:rsid w:val="00D96620"/>
    <w:rsid w:val="00D96651"/>
    <w:rsid w:val="00D96BDA"/>
    <w:rsid w:val="00D96C53"/>
    <w:rsid w:val="00D96CC3"/>
    <w:rsid w:val="00D97016"/>
    <w:rsid w:val="00D97307"/>
    <w:rsid w:val="00D97642"/>
    <w:rsid w:val="00D97939"/>
    <w:rsid w:val="00D9794E"/>
    <w:rsid w:val="00D97A53"/>
    <w:rsid w:val="00D97DE5"/>
    <w:rsid w:val="00DA0141"/>
    <w:rsid w:val="00DA021C"/>
    <w:rsid w:val="00DA029B"/>
    <w:rsid w:val="00DA02A5"/>
    <w:rsid w:val="00DA052A"/>
    <w:rsid w:val="00DA089D"/>
    <w:rsid w:val="00DA0AB8"/>
    <w:rsid w:val="00DA0B99"/>
    <w:rsid w:val="00DA0D3F"/>
    <w:rsid w:val="00DA0E2A"/>
    <w:rsid w:val="00DA12D5"/>
    <w:rsid w:val="00DA1369"/>
    <w:rsid w:val="00DA13D4"/>
    <w:rsid w:val="00DA13F1"/>
    <w:rsid w:val="00DA1648"/>
    <w:rsid w:val="00DA1AC4"/>
    <w:rsid w:val="00DA1BB9"/>
    <w:rsid w:val="00DA1BF7"/>
    <w:rsid w:val="00DA1D79"/>
    <w:rsid w:val="00DA1E46"/>
    <w:rsid w:val="00DA1E96"/>
    <w:rsid w:val="00DA2248"/>
    <w:rsid w:val="00DA2420"/>
    <w:rsid w:val="00DA24B4"/>
    <w:rsid w:val="00DA25EB"/>
    <w:rsid w:val="00DA28FF"/>
    <w:rsid w:val="00DA2BDB"/>
    <w:rsid w:val="00DA2D27"/>
    <w:rsid w:val="00DA3057"/>
    <w:rsid w:val="00DA31FF"/>
    <w:rsid w:val="00DA326D"/>
    <w:rsid w:val="00DA3328"/>
    <w:rsid w:val="00DA33C9"/>
    <w:rsid w:val="00DA33CC"/>
    <w:rsid w:val="00DA347E"/>
    <w:rsid w:val="00DA3627"/>
    <w:rsid w:val="00DA365C"/>
    <w:rsid w:val="00DA3822"/>
    <w:rsid w:val="00DA38EB"/>
    <w:rsid w:val="00DA3BB9"/>
    <w:rsid w:val="00DA3C0F"/>
    <w:rsid w:val="00DA3F08"/>
    <w:rsid w:val="00DA3F55"/>
    <w:rsid w:val="00DA43D5"/>
    <w:rsid w:val="00DA44F8"/>
    <w:rsid w:val="00DA45BD"/>
    <w:rsid w:val="00DA472F"/>
    <w:rsid w:val="00DA49AD"/>
    <w:rsid w:val="00DA49D6"/>
    <w:rsid w:val="00DA4A43"/>
    <w:rsid w:val="00DA4A9B"/>
    <w:rsid w:val="00DA530A"/>
    <w:rsid w:val="00DA541E"/>
    <w:rsid w:val="00DA5505"/>
    <w:rsid w:val="00DA5713"/>
    <w:rsid w:val="00DA571F"/>
    <w:rsid w:val="00DA57DE"/>
    <w:rsid w:val="00DA5AAB"/>
    <w:rsid w:val="00DA5BAC"/>
    <w:rsid w:val="00DA5E2E"/>
    <w:rsid w:val="00DA5EBC"/>
    <w:rsid w:val="00DA5F6C"/>
    <w:rsid w:val="00DA60E4"/>
    <w:rsid w:val="00DA68B3"/>
    <w:rsid w:val="00DA6BA9"/>
    <w:rsid w:val="00DA6D5A"/>
    <w:rsid w:val="00DA6DC8"/>
    <w:rsid w:val="00DA6EC1"/>
    <w:rsid w:val="00DA6F01"/>
    <w:rsid w:val="00DA708F"/>
    <w:rsid w:val="00DA72F5"/>
    <w:rsid w:val="00DA7317"/>
    <w:rsid w:val="00DA79D0"/>
    <w:rsid w:val="00DA7AA7"/>
    <w:rsid w:val="00DA7AAA"/>
    <w:rsid w:val="00DA7AAC"/>
    <w:rsid w:val="00DA7CCA"/>
    <w:rsid w:val="00DA7E45"/>
    <w:rsid w:val="00DB01D8"/>
    <w:rsid w:val="00DB089B"/>
    <w:rsid w:val="00DB093D"/>
    <w:rsid w:val="00DB0964"/>
    <w:rsid w:val="00DB0AEA"/>
    <w:rsid w:val="00DB0FA8"/>
    <w:rsid w:val="00DB1231"/>
    <w:rsid w:val="00DB12B2"/>
    <w:rsid w:val="00DB12FF"/>
    <w:rsid w:val="00DB14E0"/>
    <w:rsid w:val="00DB1774"/>
    <w:rsid w:val="00DB196D"/>
    <w:rsid w:val="00DB19C7"/>
    <w:rsid w:val="00DB1AB9"/>
    <w:rsid w:val="00DB1AF5"/>
    <w:rsid w:val="00DB1D0E"/>
    <w:rsid w:val="00DB2254"/>
    <w:rsid w:val="00DB247D"/>
    <w:rsid w:val="00DB2746"/>
    <w:rsid w:val="00DB294E"/>
    <w:rsid w:val="00DB2A65"/>
    <w:rsid w:val="00DB2BDA"/>
    <w:rsid w:val="00DB2CA0"/>
    <w:rsid w:val="00DB2CE2"/>
    <w:rsid w:val="00DB2EE4"/>
    <w:rsid w:val="00DB30CC"/>
    <w:rsid w:val="00DB3210"/>
    <w:rsid w:val="00DB3639"/>
    <w:rsid w:val="00DB36E9"/>
    <w:rsid w:val="00DB39A9"/>
    <w:rsid w:val="00DB3EBA"/>
    <w:rsid w:val="00DB3FC5"/>
    <w:rsid w:val="00DB410E"/>
    <w:rsid w:val="00DB41D3"/>
    <w:rsid w:val="00DB434A"/>
    <w:rsid w:val="00DB4689"/>
    <w:rsid w:val="00DB46DE"/>
    <w:rsid w:val="00DB491C"/>
    <w:rsid w:val="00DB4A81"/>
    <w:rsid w:val="00DB4C23"/>
    <w:rsid w:val="00DB52F1"/>
    <w:rsid w:val="00DB5400"/>
    <w:rsid w:val="00DB564D"/>
    <w:rsid w:val="00DB5A6D"/>
    <w:rsid w:val="00DB5C2A"/>
    <w:rsid w:val="00DB5CB7"/>
    <w:rsid w:val="00DB5D89"/>
    <w:rsid w:val="00DB6505"/>
    <w:rsid w:val="00DB6705"/>
    <w:rsid w:val="00DB6A3E"/>
    <w:rsid w:val="00DB6F26"/>
    <w:rsid w:val="00DB708F"/>
    <w:rsid w:val="00DB731F"/>
    <w:rsid w:val="00DB7370"/>
    <w:rsid w:val="00DB742E"/>
    <w:rsid w:val="00DB744A"/>
    <w:rsid w:val="00DB7831"/>
    <w:rsid w:val="00DB7A1C"/>
    <w:rsid w:val="00DB7B2D"/>
    <w:rsid w:val="00DB7B3E"/>
    <w:rsid w:val="00DB7BE0"/>
    <w:rsid w:val="00DC005D"/>
    <w:rsid w:val="00DC03D3"/>
    <w:rsid w:val="00DC06E4"/>
    <w:rsid w:val="00DC0C14"/>
    <w:rsid w:val="00DC1197"/>
    <w:rsid w:val="00DC1D4C"/>
    <w:rsid w:val="00DC1F9F"/>
    <w:rsid w:val="00DC20F7"/>
    <w:rsid w:val="00DC2181"/>
    <w:rsid w:val="00DC21B0"/>
    <w:rsid w:val="00DC24B2"/>
    <w:rsid w:val="00DC2548"/>
    <w:rsid w:val="00DC28D9"/>
    <w:rsid w:val="00DC2AD3"/>
    <w:rsid w:val="00DC30E6"/>
    <w:rsid w:val="00DC35E2"/>
    <w:rsid w:val="00DC36DE"/>
    <w:rsid w:val="00DC36E3"/>
    <w:rsid w:val="00DC3956"/>
    <w:rsid w:val="00DC39D3"/>
    <w:rsid w:val="00DC3C68"/>
    <w:rsid w:val="00DC3F28"/>
    <w:rsid w:val="00DC40D9"/>
    <w:rsid w:val="00DC44DC"/>
    <w:rsid w:val="00DC4A78"/>
    <w:rsid w:val="00DC4BCF"/>
    <w:rsid w:val="00DC5188"/>
    <w:rsid w:val="00DC529C"/>
    <w:rsid w:val="00DC544C"/>
    <w:rsid w:val="00DC5483"/>
    <w:rsid w:val="00DC5B75"/>
    <w:rsid w:val="00DC5E06"/>
    <w:rsid w:val="00DC5E5F"/>
    <w:rsid w:val="00DC5FF1"/>
    <w:rsid w:val="00DC6139"/>
    <w:rsid w:val="00DC6346"/>
    <w:rsid w:val="00DC63E2"/>
    <w:rsid w:val="00DC6540"/>
    <w:rsid w:val="00DC65BC"/>
    <w:rsid w:val="00DC67B3"/>
    <w:rsid w:val="00DC6886"/>
    <w:rsid w:val="00DC68AF"/>
    <w:rsid w:val="00DC6BA4"/>
    <w:rsid w:val="00DC6D1D"/>
    <w:rsid w:val="00DC6F55"/>
    <w:rsid w:val="00DC702B"/>
    <w:rsid w:val="00DC729E"/>
    <w:rsid w:val="00DC74C0"/>
    <w:rsid w:val="00DC763E"/>
    <w:rsid w:val="00DC775B"/>
    <w:rsid w:val="00DC7773"/>
    <w:rsid w:val="00DC793C"/>
    <w:rsid w:val="00DC7E3D"/>
    <w:rsid w:val="00DD00FF"/>
    <w:rsid w:val="00DD034D"/>
    <w:rsid w:val="00DD062A"/>
    <w:rsid w:val="00DD0A39"/>
    <w:rsid w:val="00DD0C56"/>
    <w:rsid w:val="00DD0E36"/>
    <w:rsid w:val="00DD1010"/>
    <w:rsid w:val="00DD12A0"/>
    <w:rsid w:val="00DD14E8"/>
    <w:rsid w:val="00DD199F"/>
    <w:rsid w:val="00DD1A01"/>
    <w:rsid w:val="00DD1FD7"/>
    <w:rsid w:val="00DD22DB"/>
    <w:rsid w:val="00DD24E2"/>
    <w:rsid w:val="00DD2883"/>
    <w:rsid w:val="00DD2B04"/>
    <w:rsid w:val="00DD2EFA"/>
    <w:rsid w:val="00DD31AF"/>
    <w:rsid w:val="00DD34C0"/>
    <w:rsid w:val="00DD38A9"/>
    <w:rsid w:val="00DD3C5E"/>
    <w:rsid w:val="00DD3E45"/>
    <w:rsid w:val="00DD4040"/>
    <w:rsid w:val="00DD4175"/>
    <w:rsid w:val="00DD42FF"/>
    <w:rsid w:val="00DD43B3"/>
    <w:rsid w:val="00DD4568"/>
    <w:rsid w:val="00DD463D"/>
    <w:rsid w:val="00DD469C"/>
    <w:rsid w:val="00DD4A18"/>
    <w:rsid w:val="00DD4DCB"/>
    <w:rsid w:val="00DD4FF6"/>
    <w:rsid w:val="00DD558E"/>
    <w:rsid w:val="00DD5601"/>
    <w:rsid w:val="00DD584B"/>
    <w:rsid w:val="00DD5886"/>
    <w:rsid w:val="00DD5B7F"/>
    <w:rsid w:val="00DD5F4A"/>
    <w:rsid w:val="00DD60F2"/>
    <w:rsid w:val="00DD6262"/>
    <w:rsid w:val="00DD657B"/>
    <w:rsid w:val="00DD6741"/>
    <w:rsid w:val="00DD691C"/>
    <w:rsid w:val="00DD72D9"/>
    <w:rsid w:val="00DD74AB"/>
    <w:rsid w:val="00DD7A28"/>
    <w:rsid w:val="00DD7C06"/>
    <w:rsid w:val="00DD7C1B"/>
    <w:rsid w:val="00DE0020"/>
    <w:rsid w:val="00DE0065"/>
    <w:rsid w:val="00DE00FB"/>
    <w:rsid w:val="00DE0786"/>
    <w:rsid w:val="00DE07C7"/>
    <w:rsid w:val="00DE0874"/>
    <w:rsid w:val="00DE0AE5"/>
    <w:rsid w:val="00DE0DFF"/>
    <w:rsid w:val="00DE0E82"/>
    <w:rsid w:val="00DE1131"/>
    <w:rsid w:val="00DE1523"/>
    <w:rsid w:val="00DE16BC"/>
    <w:rsid w:val="00DE176B"/>
    <w:rsid w:val="00DE1967"/>
    <w:rsid w:val="00DE19E2"/>
    <w:rsid w:val="00DE1B7C"/>
    <w:rsid w:val="00DE1D1F"/>
    <w:rsid w:val="00DE1FC5"/>
    <w:rsid w:val="00DE20CE"/>
    <w:rsid w:val="00DE22AF"/>
    <w:rsid w:val="00DE2549"/>
    <w:rsid w:val="00DE268F"/>
    <w:rsid w:val="00DE26AD"/>
    <w:rsid w:val="00DE29A3"/>
    <w:rsid w:val="00DE29A9"/>
    <w:rsid w:val="00DE2A42"/>
    <w:rsid w:val="00DE2A83"/>
    <w:rsid w:val="00DE2E11"/>
    <w:rsid w:val="00DE3120"/>
    <w:rsid w:val="00DE3361"/>
    <w:rsid w:val="00DE3523"/>
    <w:rsid w:val="00DE37D1"/>
    <w:rsid w:val="00DE381B"/>
    <w:rsid w:val="00DE3877"/>
    <w:rsid w:val="00DE4041"/>
    <w:rsid w:val="00DE428E"/>
    <w:rsid w:val="00DE429D"/>
    <w:rsid w:val="00DE42A9"/>
    <w:rsid w:val="00DE4589"/>
    <w:rsid w:val="00DE477F"/>
    <w:rsid w:val="00DE47D2"/>
    <w:rsid w:val="00DE4904"/>
    <w:rsid w:val="00DE4C77"/>
    <w:rsid w:val="00DE5054"/>
    <w:rsid w:val="00DE5642"/>
    <w:rsid w:val="00DE57F8"/>
    <w:rsid w:val="00DE59C3"/>
    <w:rsid w:val="00DE5A82"/>
    <w:rsid w:val="00DE5BF4"/>
    <w:rsid w:val="00DE5CAB"/>
    <w:rsid w:val="00DE6006"/>
    <w:rsid w:val="00DE63F8"/>
    <w:rsid w:val="00DE650D"/>
    <w:rsid w:val="00DE698F"/>
    <w:rsid w:val="00DE6A5B"/>
    <w:rsid w:val="00DE6C58"/>
    <w:rsid w:val="00DE6E9C"/>
    <w:rsid w:val="00DE7209"/>
    <w:rsid w:val="00DE7788"/>
    <w:rsid w:val="00DE797C"/>
    <w:rsid w:val="00DE7D01"/>
    <w:rsid w:val="00DE7D20"/>
    <w:rsid w:val="00DF002E"/>
    <w:rsid w:val="00DF0123"/>
    <w:rsid w:val="00DF0732"/>
    <w:rsid w:val="00DF0779"/>
    <w:rsid w:val="00DF0A47"/>
    <w:rsid w:val="00DF0C48"/>
    <w:rsid w:val="00DF0F61"/>
    <w:rsid w:val="00DF11F9"/>
    <w:rsid w:val="00DF14FC"/>
    <w:rsid w:val="00DF155E"/>
    <w:rsid w:val="00DF198C"/>
    <w:rsid w:val="00DF1DE3"/>
    <w:rsid w:val="00DF232F"/>
    <w:rsid w:val="00DF2489"/>
    <w:rsid w:val="00DF2609"/>
    <w:rsid w:val="00DF2991"/>
    <w:rsid w:val="00DF2B31"/>
    <w:rsid w:val="00DF2B7E"/>
    <w:rsid w:val="00DF2B97"/>
    <w:rsid w:val="00DF3B0D"/>
    <w:rsid w:val="00DF3D8D"/>
    <w:rsid w:val="00DF3FB6"/>
    <w:rsid w:val="00DF4070"/>
    <w:rsid w:val="00DF4209"/>
    <w:rsid w:val="00DF42E7"/>
    <w:rsid w:val="00DF4351"/>
    <w:rsid w:val="00DF47A9"/>
    <w:rsid w:val="00DF4A64"/>
    <w:rsid w:val="00DF4C7A"/>
    <w:rsid w:val="00DF4D62"/>
    <w:rsid w:val="00DF4FC3"/>
    <w:rsid w:val="00DF5000"/>
    <w:rsid w:val="00DF5166"/>
    <w:rsid w:val="00DF57B8"/>
    <w:rsid w:val="00DF586C"/>
    <w:rsid w:val="00DF5888"/>
    <w:rsid w:val="00DF6073"/>
    <w:rsid w:val="00DF62BF"/>
    <w:rsid w:val="00DF6C69"/>
    <w:rsid w:val="00DF6CFE"/>
    <w:rsid w:val="00DF6F27"/>
    <w:rsid w:val="00DF70CE"/>
    <w:rsid w:val="00DF736A"/>
    <w:rsid w:val="00DF73CE"/>
    <w:rsid w:val="00DF758D"/>
    <w:rsid w:val="00DF7611"/>
    <w:rsid w:val="00DF769C"/>
    <w:rsid w:val="00DF7A64"/>
    <w:rsid w:val="00DF7ABA"/>
    <w:rsid w:val="00DF7D7A"/>
    <w:rsid w:val="00DF7F05"/>
    <w:rsid w:val="00DF7FDF"/>
    <w:rsid w:val="00DF7FF3"/>
    <w:rsid w:val="00E000FE"/>
    <w:rsid w:val="00E00162"/>
    <w:rsid w:val="00E00186"/>
    <w:rsid w:val="00E0055A"/>
    <w:rsid w:val="00E00685"/>
    <w:rsid w:val="00E006D4"/>
    <w:rsid w:val="00E008C3"/>
    <w:rsid w:val="00E00C92"/>
    <w:rsid w:val="00E00D4E"/>
    <w:rsid w:val="00E00E20"/>
    <w:rsid w:val="00E0122D"/>
    <w:rsid w:val="00E0122F"/>
    <w:rsid w:val="00E012F4"/>
    <w:rsid w:val="00E0133A"/>
    <w:rsid w:val="00E013BB"/>
    <w:rsid w:val="00E01805"/>
    <w:rsid w:val="00E01AA1"/>
    <w:rsid w:val="00E01D7E"/>
    <w:rsid w:val="00E01E83"/>
    <w:rsid w:val="00E02359"/>
    <w:rsid w:val="00E02469"/>
    <w:rsid w:val="00E02A9E"/>
    <w:rsid w:val="00E02AD5"/>
    <w:rsid w:val="00E02DDE"/>
    <w:rsid w:val="00E02EFD"/>
    <w:rsid w:val="00E02F91"/>
    <w:rsid w:val="00E0315A"/>
    <w:rsid w:val="00E031A2"/>
    <w:rsid w:val="00E038F1"/>
    <w:rsid w:val="00E03E9C"/>
    <w:rsid w:val="00E04623"/>
    <w:rsid w:val="00E047F5"/>
    <w:rsid w:val="00E04A97"/>
    <w:rsid w:val="00E04BCE"/>
    <w:rsid w:val="00E04C67"/>
    <w:rsid w:val="00E04F30"/>
    <w:rsid w:val="00E050B5"/>
    <w:rsid w:val="00E050FC"/>
    <w:rsid w:val="00E051C7"/>
    <w:rsid w:val="00E055DA"/>
    <w:rsid w:val="00E055F9"/>
    <w:rsid w:val="00E05633"/>
    <w:rsid w:val="00E05703"/>
    <w:rsid w:val="00E0571E"/>
    <w:rsid w:val="00E05AB2"/>
    <w:rsid w:val="00E06139"/>
    <w:rsid w:val="00E063C0"/>
    <w:rsid w:val="00E06B07"/>
    <w:rsid w:val="00E07025"/>
    <w:rsid w:val="00E0702B"/>
    <w:rsid w:val="00E0711D"/>
    <w:rsid w:val="00E07529"/>
    <w:rsid w:val="00E07593"/>
    <w:rsid w:val="00E075E2"/>
    <w:rsid w:val="00E077C5"/>
    <w:rsid w:val="00E0784B"/>
    <w:rsid w:val="00E0790B"/>
    <w:rsid w:val="00E0793B"/>
    <w:rsid w:val="00E07A39"/>
    <w:rsid w:val="00E07B90"/>
    <w:rsid w:val="00E10059"/>
    <w:rsid w:val="00E1017D"/>
    <w:rsid w:val="00E10718"/>
    <w:rsid w:val="00E10873"/>
    <w:rsid w:val="00E10C2E"/>
    <w:rsid w:val="00E11100"/>
    <w:rsid w:val="00E11243"/>
    <w:rsid w:val="00E112E8"/>
    <w:rsid w:val="00E1166A"/>
    <w:rsid w:val="00E11773"/>
    <w:rsid w:val="00E11982"/>
    <w:rsid w:val="00E11AC2"/>
    <w:rsid w:val="00E11D16"/>
    <w:rsid w:val="00E11ED7"/>
    <w:rsid w:val="00E12273"/>
    <w:rsid w:val="00E12498"/>
    <w:rsid w:val="00E12504"/>
    <w:rsid w:val="00E12641"/>
    <w:rsid w:val="00E12C0C"/>
    <w:rsid w:val="00E12DE3"/>
    <w:rsid w:val="00E12E4D"/>
    <w:rsid w:val="00E12EE5"/>
    <w:rsid w:val="00E130F0"/>
    <w:rsid w:val="00E132CE"/>
    <w:rsid w:val="00E136CA"/>
    <w:rsid w:val="00E13DB8"/>
    <w:rsid w:val="00E13EC7"/>
    <w:rsid w:val="00E144E3"/>
    <w:rsid w:val="00E145AF"/>
    <w:rsid w:val="00E148D2"/>
    <w:rsid w:val="00E14902"/>
    <w:rsid w:val="00E14C9C"/>
    <w:rsid w:val="00E14CD8"/>
    <w:rsid w:val="00E14D92"/>
    <w:rsid w:val="00E14F27"/>
    <w:rsid w:val="00E14F45"/>
    <w:rsid w:val="00E154B4"/>
    <w:rsid w:val="00E15CE4"/>
    <w:rsid w:val="00E15E2D"/>
    <w:rsid w:val="00E15E92"/>
    <w:rsid w:val="00E15FB0"/>
    <w:rsid w:val="00E160C9"/>
    <w:rsid w:val="00E162B9"/>
    <w:rsid w:val="00E1654A"/>
    <w:rsid w:val="00E165D0"/>
    <w:rsid w:val="00E16645"/>
    <w:rsid w:val="00E1683B"/>
    <w:rsid w:val="00E168A6"/>
    <w:rsid w:val="00E16BF1"/>
    <w:rsid w:val="00E16C79"/>
    <w:rsid w:val="00E16CC9"/>
    <w:rsid w:val="00E16CD1"/>
    <w:rsid w:val="00E16EC9"/>
    <w:rsid w:val="00E171DF"/>
    <w:rsid w:val="00E17231"/>
    <w:rsid w:val="00E173BB"/>
    <w:rsid w:val="00E1751A"/>
    <w:rsid w:val="00E17597"/>
    <w:rsid w:val="00E17629"/>
    <w:rsid w:val="00E17C64"/>
    <w:rsid w:val="00E17DE3"/>
    <w:rsid w:val="00E17F0A"/>
    <w:rsid w:val="00E17F2F"/>
    <w:rsid w:val="00E2093C"/>
    <w:rsid w:val="00E20C8A"/>
    <w:rsid w:val="00E218DB"/>
    <w:rsid w:val="00E21CB2"/>
    <w:rsid w:val="00E21ECD"/>
    <w:rsid w:val="00E21F99"/>
    <w:rsid w:val="00E22415"/>
    <w:rsid w:val="00E224E1"/>
    <w:rsid w:val="00E2251A"/>
    <w:rsid w:val="00E22608"/>
    <w:rsid w:val="00E2268A"/>
    <w:rsid w:val="00E2290D"/>
    <w:rsid w:val="00E22C49"/>
    <w:rsid w:val="00E2313F"/>
    <w:rsid w:val="00E23350"/>
    <w:rsid w:val="00E23528"/>
    <w:rsid w:val="00E23629"/>
    <w:rsid w:val="00E23645"/>
    <w:rsid w:val="00E23817"/>
    <w:rsid w:val="00E2381D"/>
    <w:rsid w:val="00E239E6"/>
    <w:rsid w:val="00E23B49"/>
    <w:rsid w:val="00E23C2C"/>
    <w:rsid w:val="00E23CB1"/>
    <w:rsid w:val="00E24438"/>
    <w:rsid w:val="00E244E8"/>
    <w:rsid w:val="00E248F7"/>
    <w:rsid w:val="00E24B55"/>
    <w:rsid w:val="00E24D72"/>
    <w:rsid w:val="00E24E4F"/>
    <w:rsid w:val="00E250C1"/>
    <w:rsid w:val="00E250E5"/>
    <w:rsid w:val="00E25372"/>
    <w:rsid w:val="00E25626"/>
    <w:rsid w:val="00E256C2"/>
    <w:rsid w:val="00E2589E"/>
    <w:rsid w:val="00E259EB"/>
    <w:rsid w:val="00E25ADD"/>
    <w:rsid w:val="00E25CA4"/>
    <w:rsid w:val="00E25F18"/>
    <w:rsid w:val="00E26081"/>
    <w:rsid w:val="00E260C9"/>
    <w:rsid w:val="00E26136"/>
    <w:rsid w:val="00E26161"/>
    <w:rsid w:val="00E2616F"/>
    <w:rsid w:val="00E26ED8"/>
    <w:rsid w:val="00E27249"/>
    <w:rsid w:val="00E2728D"/>
    <w:rsid w:val="00E27662"/>
    <w:rsid w:val="00E27729"/>
    <w:rsid w:val="00E2790F"/>
    <w:rsid w:val="00E27E8D"/>
    <w:rsid w:val="00E30036"/>
    <w:rsid w:val="00E30049"/>
    <w:rsid w:val="00E301CF"/>
    <w:rsid w:val="00E3062C"/>
    <w:rsid w:val="00E307EA"/>
    <w:rsid w:val="00E30A9C"/>
    <w:rsid w:val="00E30B83"/>
    <w:rsid w:val="00E30F1C"/>
    <w:rsid w:val="00E313AF"/>
    <w:rsid w:val="00E31682"/>
    <w:rsid w:val="00E316B5"/>
    <w:rsid w:val="00E31B02"/>
    <w:rsid w:val="00E31E2F"/>
    <w:rsid w:val="00E31F4E"/>
    <w:rsid w:val="00E32095"/>
    <w:rsid w:val="00E322FF"/>
    <w:rsid w:val="00E32366"/>
    <w:rsid w:val="00E32812"/>
    <w:rsid w:val="00E32917"/>
    <w:rsid w:val="00E32D48"/>
    <w:rsid w:val="00E32E56"/>
    <w:rsid w:val="00E33128"/>
    <w:rsid w:val="00E33347"/>
    <w:rsid w:val="00E333A9"/>
    <w:rsid w:val="00E339AD"/>
    <w:rsid w:val="00E33BC0"/>
    <w:rsid w:val="00E33BE9"/>
    <w:rsid w:val="00E33C66"/>
    <w:rsid w:val="00E3425E"/>
    <w:rsid w:val="00E3453A"/>
    <w:rsid w:val="00E3467A"/>
    <w:rsid w:val="00E34987"/>
    <w:rsid w:val="00E34ACC"/>
    <w:rsid w:val="00E352DD"/>
    <w:rsid w:val="00E353BE"/>
    <w:rsid w:val="00E35682"/>
    <w:rsid w:val="00E35699"/>
    <w:rsid w:val="00E35806"/>
    <w:rsid w:val="00E35A23"/>
    <w:rsid w:val="00E35BBA"/>
    <w:rsid w:val="00E36462"/>
    <w:rsid w:val="00E3652F"/>
    <w:rsid w:val="00E36617"/>
    <w:rsid w:val="00E366F6"/>
    <w:rsid w:val="00E36799"/>
    <w:rsid w:val="00E3693E"/>
    <w:rsid w:val="00E36975"/>
    <w:rsid w:val="00E369F8"/>
    <w:rsid w:val="00E36E3A"/>
    <w:rsid w:val="00E36E60"/>
    <w:rsid w:val="00E37404"/>
    <w:rsid w:val="00E374C8"/>
    <w:rsid w:val="00E374D2"/>
    <w:rsid w:val="00E3753A"/>
    <w:rsid w:val="00E37592"/>
    <w:rsid w:val="00E37649"/>
    <w:rsid w:val="00E3765B"/>
    <w:rsid w:val="00E377F6"/>
    <w:rsid w:val="00E37974"/>
    <w:rsid w:val="00E37A46"/>
    <w:rsid w:val="00E37AAC"/>
    <w:rsid w:val="00E37CDF"/>
    <w:rsid w:val="00E37DEF"/>
    <w:rsid w:val="00E37E6F"/>
    <w:rsid w:val="00E37EAA"/>
    <w:rsid w:val="00E37F78"/>
    <w:rsid w:val="00E4081B"/>
    <w:rsid w:val="00E4082A"/>
    <w:rsid w:val="00E4097E"/>
    <w:rsid w:val="00E40C02"/>
    <w:rsid w:val="00E40C86"/>
    <w:rsid w:val="00E40DE2"/>
    <w:rsid w:val="00E40E27"/>
    <w:rsid w:val="00E40EC2"/>
    <w:rsid w:val="00E41126"/>
    <w:rsid w:val="00E41339"/>
    <w:rsid w:val="00E4146E"/>
    <w:rsid w:val="00E41524"/>
    <w:rsid w:val="00E416BF"/>
    <w:rsid w:val="00E41959"/>
    <w:rsid w:val="00E41B06"/>
    <w:rsid w:val="00E41D81"/>
    <w:rsid w:val="00E41EBA"/>
    <w:rsid w:val="00E4222F"/>
    <w:rsid w:val="00E42300"/>
    <w:rsid w:val="00E423FF"/>
    <w:rsid w:val="00E42463"/>
    <w:rsid w:val="00E425A0"/>
    <w:rsid w:val="00E42D79"/>
    <w:rsid w:val="00E42FB3"/>
    <w:rsid w:val="00E43343"/>
    <w:rsid w:val="00E4369D"/>
    <w:rsid w:val="00E43795"/>
    <w:rsid w:val="00E43852"/>
    <w:rsid w:val="00E43E12"/>
    <w:rsid w:val="00E441B2"/>
    <w:rsid w:val="00E4446B"/>
    <w:rsid w:val="00E4461A"/>
    <w:rsid w:val="00E447B9"/>
    <w:rsid w:val="00E44840"/>
    <w:rsid w:val="00E44C2C"/>
    <w:rsid w:val="00E44C53"/>
    <w:rsid w:val="00E44FC7"/>
    <w:rsid w:val="00E45021"/>
    <w:rsid w:val="00E45196"/>
    <w:rsid w:val="00E453FF"/>
    <w:rsid w:val="00E45422"/>
    <w:rsid w:val="00E4548D"/>
    <w:rsid w:val="00E45644"/>
    <w:rsid w:val="00E45CDA"/>
    <w:rsid w:val="00E46481"/>
    <w:rsid w:val="00E467AA"/>
    <w:rsid w:val="00E4682F"/>
    <w:rsid w:val="00E46F91"/>
    <w:rsid w:val="00E46FBE"/>
    <w:rsid w:val="00E46FF2"/>
    <w:rsid w:val="00E4703E"/>
    <w:rsid w:val="00E47246"/>
    <w:rsid w:val="00E4727A"/>
    <w:rsid w:val="00E474C5"/>
    <w:rsid w:val="00E478C6"/>
    <w:rsid w:val="00E47912"/>
    <w:rsid w:val="00E47ADF"/>
    <w:rsid w:val="00E47BA7"/>
    <w:rsid w:val="00E47D5F"/>
    <w:rsid w:val="00E47DC3"/>
    <w:rsid w:val="00E47DF3"/>
    <w:rsid w:val="00E5033F"/>
    <w:rsid w:val="00E5060F"/>
    <w:rsid w:val="00E50659"/>
    <w:rsid w:val="00E50A44"/>
    <w:rsid w:val="00E50AE0"/>
    <w:rsid w:val="00E50D84"/>
    <w:rsid w:val="00E5109A"/>
    <w:rsid w:val="00E515AA"/>
    <w:rsid w:val="00E5189B"/>
    <w:rsid w:val="00E519E7"/>
    <w:rsid w:val="00E51B38"/>
    <w:rsid w:val="00E51C31"/>
    <w:rsid w:val="00E51CAE"/>
    <w:rsid w:val="00E52148"/>
    <w:rsid w:val="00E522A5"/>
    <w:rsid w:val="00E5288B"/>
    <w:rsid w:val="00E52BC6"/>
    <w:rsid w:val="00E52FF4"/>
    <w:rsid w:val="00E5330A"/>
    <w:rsid w:val="00E534A0"/>
    <w:rsid w:val="00E538E4"/>
    <w:rsid w:val="00E53B26"/>
    <w:rsid w:val="00E53BFB"/>
    <w:rsid w:val="00E53D7D"/>
    <w:rsid w:val="00E54103"/>
    <w:rsid w:val="00E54318"/>
    <w:rsid w:val="00E54441"/>
    <w:rsid w:val="00E54858"/>
    <w:rsid w:val="00E54B77"/>
    <w:rsid w:val="00E54BCC"/>
    <w:rsid w:val="00E54C84"/>
    <w:rsid w:val="00E54F75"/>
    <w:rsid w:val="00E54F99"/>
    <w:rsid w:val="00E5578E"/>
    <w:rsid w:val="00E55A80"/>
    <w:rsid w:val="00E55AFD"/>
    <w:rsid w:val="00E55F9B"/>
    <w:rsid w:val="00E561B0"/>
    <w:rsid w:val="00E566D9"/>
    <w:rsid w:val="00E56960"/>
    <w:rsid w:val="00E571EF"/>
    <w:rsid w:val="00E578CE"/>
    <w:rsid w:val="00E57907"/>
    <w:rsid w:val="00E57D31"/>
    <w:rsid w:val="00E6007B"/>
    <w:rsid w:val="00E601B6"/>
    <w:rsid w:val="00E6029A"/>
    <w:rsid w:val="00E60324"/>
    <w:rsid w:val="00E60646"/>
    <w:rsid w:val="00E60DE5"/>
    <w:rsid w:val="00E611D3"/>
    <w:rsid w:val="00E61335"/>
    <w:rsid w:val="00E6149B"/>
    <w:rsid w:val="00E614B5"/>
    <w:rsid w:val="00E61766"/>
    <w:rsid w:val="00E61792"/>
    <w:rsid w:val="00E6182E"/>
    <w:rsid w:val="00E61AE1"/>
    <w:rsid w:val="00E62081"/>
    <w:rsid w:val="00E623D2"/>
    <w:rsid w:val="00E6248A"/>
    <w:rsid w:val="00E62EE8"/>
    <w:rsid w:val="00E633E9"/>
    <w:rsid w:val="00E6370B"/>
    <w:rsid w:val="00E637DC"/>
    <w:rsid w:val="00E63B21"/>
    <w:rsid w:val="00E63B49"/>
    <w:rsid w:val="00E6416A"/>
    <w:rsid w:val="00E64613"/>
    <w:rsid w:val="00E6465A"/>
    <w:rsid w:val="00E646C3"/>
    <w:rsid w:val="00E649DB"/>
    <w:rsid w:val="00E64A4D"/>
    <w:rsid w:val="00E64CB6"/>
    <w:rsid w:val="00E64FB1"/>
    <w:rsid w:val="00E651A0"/>
    <w:rsid w:val="00E65209"/>
    <w:rsid w:val="00E65303"/>
    <w:rsid w:val="00E6542B"/>
    <w:rsid w:val="00E654A8"/>
    <w:rsid w:val="00E6553C"/>
    <w:rsid w:val="00E65579"/>
    <w:rsid w:val="00E6563A"/>
    <w:rsid w:val="00E6571A"/>
    <w:rsid w:val="00E659DE"/>
    <w:rsid w:val="00E65CF0"/>
    <w:rsid w:val="00E65D69"/>
    <w:rsid w:val="00E6650D"/>
    <w:rsid w:val="00E6651C"/>
    <w:rsid w:val="00E66784"/>
    <w:rsid w:val="00E667FD"/>
    <w:rsid w:val="00E6696A"/>
    <w:rsid w:val="00E66D5D"/>
    <w:rsid w:val="00E66F91"/>
    <w:rsid w:val="00E67191"/>
    <w:rsid w:val="00E6721B"/>
    <w:rsid w:val="00E67229"/>
    <w:rsid w:val="00E672E8"/>
    <w:rsid w:val="00E67606"/>
    <w:rsid w:val="00E679E9"/>
    <w:rsid w:val="00E67D6E"/>
    <w:rsid w:val="00E7022C"/>
    <w:rsid w:val="00E703F8"/>
    <w:rsid w:val="00E704AE"/>
    <w:rsid w:val="00E706B9"/>
    <w:rsid w:val="00E70B8D"/>
    <w:rsid w:val="00E70BEF"/>
    <w:rsid w:val="00E70CDB"/>
    <w:rsid w:val="00E70E1A"/>
    <w:rsid w:val="00E70F6E"/>
    <w:rsid w:val="00E71129"/>
    <w:rsid w:val="00E711CF"/>
    <w:rsid w:val="00E71444"/>
    <w:rsid w:val="00E71504"/>
    <w:rsid w:val="00E71594"/>
    <w:rsid w:val="00E71980"/>
    <w:rsid w:val="00E71989"/>
    <w:rsid w:val="00E71A52"/>
    <w:rsid w:val="00E71A7D"/>
    <w:rsid w:val="00E71EDE"/>
    <w:rsid w:val="00E72334"/>
    <w:rsid w:val="00E7262B"/>
    <w:rsid w:val="00E727BB"/>
    <w:rsid w:val="00E728DA"/>
    <w:rsid w:val="00E72EAF"/>
    <w:rsid w:val="00E72F8D"/>
    <w:rsid w:val="00E73037"/>
    <w:rsid w:val="00E73321"/>
    <w:rsid w:val="00E734F6"/>
    <w:rsid w:val="00E7377F"/>
    <w:rsid w:val="00E73971"/>
    <w:rsid w:val="00E73E32"/>
    <w:rsid w:val="00E7427B"/>
    <w:rsid w:val="00E74401"/>
    <w:rsid w:val="00E7485C"/>
    <w:rsid w:val="00E74ECB"/>
    <w:rsid w:val="00E751F9"/>
    <w:rsid w:val="00E75267"/>
    <w:rsid w:val="00E75430"/>
    <w:rsid w:val="00E75567"/>
    <w:rsid w:val="00E758DE"/>
    <w:rsid w:val="00E75CB1"/>
    <w:rsid w:val="00E75EEA"/>
    <w:rsid w:val="00E7604E"/>
    <w:rsid w:val="00E763BF"/>
    <w:rsid w:val="00E764E8"/>
    <w:rsid w:val="00E76502"/>
    <w:rsid w:val="00E76A89"/>
    <w:rsid w:val="00E76C21"/>
    <w:rsid w:val="00E76F3E"/>
    <w:rsid w:val="00E76FFC"/>
    <w:rsid w:val="00E7703E"/>
    <w:rsid w:val="00E7723B"/>
    <w:rsid w:val="00E77426"/>
    <w:rsid w:val="00E77B6E"/>
    <w:rsid w:val="00E77C02"/>
    <w:rsid w:val="00E77E3A"/>
    <w:rsid w:val="00E77F2A"/>
    <w:rsid w:val="00E80061"/>
    <w:rsid w:val="00E80223"/>
    <w:rsid w:val="00E80C0A"/>
    <w:rsid w:val="00E811F8"/>
    <w:rsid w:val="00E814DA"/>
    <w:rsid w:val="00E81611"/>
    <w:rsid w:val="00E81745"/>
    <w:rsid w:val="00E818E9"/>
    <w:rsid w:val="00E8209C"/>
    <w:rsid w:val="00E8213E"/>
    <w:rsid w:val="00E823F0"/>
    <w:rsid w:val="00E824AC"/>
    <w:rsid w:val="00E825FD"/>
    <w:rsid w:val="00E828FA"/>
    <w:rsid w:val="00E82A9A"/>
    <w:rsid w:val="00E835AE"/>
    <w:rsid w:val="00E837F8"/>
    <w:rsid w:val="00E83841"/>
    <w:rsid w:val="00E83967"/>
    <w:rsid w:val="00E839F8"/>
    <w:rsid w:val="00E83C37"/>
    <w:rsid w:val="00E84160"/>
    <w:rsid w:val="00E843B8"/>
    <w:rsid w:val="00E84424"/>
    <w:rsid w:val="00E84518"/>
    <w:rsid w:val="00E84B71"/>
    <w:rsid w:val="00E84C5D"/>
    <w:rsid w:val="00E84DC3"/>
    <w:rsid w:val="00E8539B"/>
    <w:rsid w:val="00E855A8"/>
    <w:rsid w:val="00E85779"/>
    <w:rsid w:val="00E8593A"/>
    <w:rsid w:val="00E85AC7"/>
    <w:rsid w:val="00E85D00"/>
    <w:rsid w:val="00E86199"/>
    <w:rsid w:val="00E863D1"/>
    <w:rsid w:val="00E86747"/>
    <w:rsid w:val="00E867AB"/>
    <w:rsid w:val="00E86EB1"/>
    <w:rsid w:val="00E872FC"/>
    <w:rsid w:val="00E8767B"/>
    <w:rsid w:val="00E87F50"/>
    <w:rsid w:val="00E900C6"/>
    <w:rsid w:val="00E90126"/>
    <w:rsid w:val="00E901D9"/>
    <w:rsid w:val="00E905EC"/>
    <w:rsid w:val="00E9071F"/>
    <w:rsid w:val="00E909F8"/>
    <w:rsid w:val="00E90B9A"/>
    <w:rsid w:val="00E90BB0"/>
    <w:rsid w:val="00E90DAB"/>
    <w:rsid w:val="00E91472"/>
    <w:rsid w:val="00E91491"/>
    <w:rsid w:val="00E919DA"/>
    <w:rsid w:val="00E91BEA"/>
    <w:rsid w:val="00E926AD"/>
    <w:rsid w:val="00E92717"/>
    <w:rsid w:val="00E92744"/>
    <w:rsid w:val="00E9286B"/>
    <w:rsid w:val="00E929F0"/>
    <w:rsid w:val="00E92B03"/>
    <w:rsid w:val="00E92BEB"/>
    <w:rsid w:val="00E93367"/>
    <w:rsid w:val="00E93479"/>
    <w:rsid w:val="00E939B1"/>
    <w:rsid w:val="00E93CF8"/>
    <w:rsid w:val="00E9400D"/>
    <w:rsid w:val="00E94243"/>
    <w:rsid w:val="00E94460"/>
    <w:rsid w:val="00E94809"/>
    <w:rsid w:val="00E948A3"/>
    <w:rsid w:val="00E94AFD"/>
    <w:rsid w:val="00E95079"/>
    <w:rsid w:val="00E950E2"/>
    <w:rsid w:val="00E95512"/>
    <w:rsid w:val="00E957F4"/>
    <w:rsid w:val="00E95A48"/>
    <w:rsid w:val="00E95B70"/>
    <w:rsid w:val="00E95C77"/>
    <w:rsid w:val="00E95F11"/>
    <w:rsid w:val="00E9612F"/>
    <w:rsid w:val="00E9620C"/>
    <w:rsid w:val="00E964AD"/>
    <w:rsid w:val="00E96695"/>
    <w:rsid w:val="00E96796"/>
    <w:rsid w:val="00E96831"/>
    <w:rsid w:val="00E968C5"/>
    <w:rsid w:val="00E96C78"/>
    <w:rsid w:val="00E97501"/>
    <w:rsid w:val="00E9756A"/>
    <w:rsid w:val="00E97A2C"/>
    <w:rsid w:val="00E97C4B"/>
    <w:rsid w:val="00E97D08"/>
    <w:rsid w:val="00E97F7E"/>
    <w:rsid w:val="00EA032B"/>
    <w:rsid w:val="00EA0366"/>
    <w:rsid w:val="00EA05EA"/>
    <w:rsid w:val="00EA064C"/>
    <w:rsid w:val="00EA0724"/>
    <w:rsid w:val="00EA073C"/>
    <w:rsid w:val="00EA0E05"/>
    <w:rsid w:val="00EA139F"/>
    <w:rsid w:val="00EA186F"/>
    <w:rsid w:val="00EA18C9"/>
    <w:rsid w:val="00EA19EA"/>
    <w:rsid w:val="00EA203E"/>
    <w:rsid w:val="00EA2235"/>
    <w:rsid w:val="00EA23DF"/>
    <w:rsid w:val="00EA23FF"/>
    <w:rsid w:val="00EA24A9"/>
    <w:rsid w:val="00EA256C"/>
    <w:rsid w:val="00EA259E"/>
    <w:rsid w:val="00EA26BB"/>
    <w:rsid w:val="00EA26D6"/>
    <w:rsid w:val="00EA27B5"/>
    <w:rsid w:val="00EA27DE"/>
    <w:rsid w:val="00EA2837"/>
    <w:rsid w:val="00EA299D"/>
    <w:rsid w:val="00EA2D5F"/>
    <w:rsid w:val="00EA2F10"/>
    <w:rsid w:val="00EA2FDD"/>
    <w:rsid w:val="00EA3107"/>
    <w:rsid w:val="00EA315D"/>
    <w:rsid w:val="00EA3253"/>
    <w:rsid w:val="00EA33B3"/>
    <w:rsid w:val="00EA3424"/>
    <w:rsid w:val="00EA3540"/>
    <w:rsid w:val="00EA35C1"/>
    <w:rsid w:val="00EA35DA"/>
    <w:rsid w:val="00EA366A"/>
    <w:rsid w:val="00EA383E"/>
    <w:rsid w:val="00EA3B0F"/>
    <w:rsid w:val="00EA3D61"/>
    <w:rsid w:val="00EA4478"/>
    <w:rsid w:val="00EA4572"/>
    <w:rsid w:val="00EA46E4"/>
    <w:rsid w:val="00EA47DA"/>
    <w:rsid w:val="00EA4AC4"/>
    <w:rsid w:val="00EA4F25"/>
    <w:rsid w:val="00EA5524"/>
    <w:rsid w:val="00EA553E"/>
    <w:rsid w:val="00EA5DFC"/>
    <w:rsid w:val="00EA5EB9"/>
    <w:rsid w:val="00EA60BA"/>
    <w:rsid w:val="00EA611A"/>
    <w:rsid w:val="00EA62B0"/>
    <w:rsid w:val="00EA65CF"/>
    <w:rsid w:val="00EA67D3"/>
    <w:rsid w:val="00EA6A5E"/>
    <w:rsid w:val="00EA6BDA"/>
    <w:rsid w:val="00EA6F25"/>
    <w:rsid w:val="00EA702A"/>
    <w:rsid w:val="00EA7122"/>
    <w:rsid w:val="00EA71A8"/>
    <w:rsid w:val="00EA7432"/>
    <w:rsid w:val="00EA7A09"/>
    <w:rsid w:val="00EA7A98"/>
    <w:rsid w:val="00EA7C5C"/>
    <w:rsid w:val="00EA7DB6"/>
    <w:rsid w:val="00EA7FD7"/>
    <w:rsid w:val="00EB045A"/>
    <w:rsid w:val="00EB0482"/>
    <w:rsid w:val="00EB0960"/>
    <w:rsid w:val="00EB09DA"/>
    <w:rsid w:val="00EB0B28"/>
    <w:rsid w:val="00EB0C10"/>
    <w:rsid w:val="00EB0DE5"/>
    <w:rsid w:val="00EB0ED7"/>
    <w:rsid w:val="00EB1175"/>
    <w:rsid w:val="00EB1270"/>
    <w:rsid w:val="00EB1386"/>
    <w:rsid w:val="00EB16C1"/>
    <w:rsid w:val="00EB233F"/>
    <w:rsid w:val="00EB2AA9"/>
    <w:rsid w:val="00EB2B2A"/>
    <w:rsid w:val="00EB2B78"/>
    <w:rsid w:val="00EB2BD6"/>
    <w:rsid w:val="00EB2BDF"/>
    <w:rsid w:val="00EB2DE1"/>
    <w:rsid w:val="00EB2E6C"/>
    <w:rsid w:val="00EB330C"/>
    <w:rsid w:val="00EB3682"/>
    <w:rsid w:val="00EB39A9"/>
    <w:rsid w:val="00EB3C94"/>
    <w:rsid w:val="00EB3D1D"/>
    <w:rsid w:val="00EB3E1A"/>
    <w:rsid w:val="00EB3F49"/>
    <w:rsid w:val="00EB3F92"/>
    <w:rsid w:val="00EB410B"/>
    <w:rsid w:val="00EB41A5"/>
    <w:rsid w:val="00EB441B"/>
    <w:rsid w:val="00EB444C"/>
    <w:rsid w:val="00EB4869"/>
    <w:rsid w:val="00EB531D"/>
    <w:rsid w:val="00EB551C"/>
    <w:rsid w:val="00EB56FB"/>
    <w:rsid w:val="00EB580C"/>
    <w:rsid w:val="00EB5871"/>
    <w:rsid w:val="00EB5A98"/>
    <w:rsid w:val="00EB617F"/>
    <w:rsid w:val="00EB6830"/>
    <w:rsid w:val="00EB6994"/>
    <w:rsid w:val="00EB6A7A"/>
    <w:rsid w:val="00EB6B8B"/>
    <w:rsid w:val="00EB6B9A"/>
    <w:rsid w:val="00EB6C8F"/>
    <w:rsid w:val="00EB6D90"/>
    <w:rsid w:val="00EB71B2"/>
    <w:rsid w:val="00EB736D"/>
    <w:rsid w:val="00EB742B"/>
    <w:rsid w:val="00EB75B7"/>
    <w:rsid w:val="00EB77C9"/>
    <w:rsid w:val="00EB78CC"/>
    <w:rsid w:val="00EB7C25"/>
    <w:rsid w:val="00EB7C96"/>
    <w:rsid w:val="00EB7CC9"/>
    <w:rsid w:val="00EB7D5A"/>
    <w:rsid w:val="00EC0003"/>
    <w:rsid w:val="00EC0102"/>
    <w:rsid w:val="00EC011E"/>
    <w:rsid w:val="00EC033C"/>
    <w:rsid w:val="00EC058C"/>
    <w:rsid w:val="00EC06EB"/>
    <w:rsid w:val="00EC0786"/>
    <w:rsid w:val="00EC0F6E"/>
    <w:rsid w:val="00EC108D"/>
    <w:rsid w:val="00EC12EB"/>
    <w:rsid w:val="00EC138B"/>
    <w:rsid w:val="00EC1443"/>
    <w:rsid w:val="00EC1517"/>
    <w:rsid w:val="00EC1534"/>
    <w:rsid w:val="00EC157E"/>
    <w:rsid w:val="00EC182C"/>
    <w:rsid w:val="00EC1D2E"/>
    <w:rsid w:val="00EC1EE3"/>
    <w:rsid w:val="00EC228F"/>
    <w:rsid w:val="00EC22F0"/>
    <w:rsid w:val="00EC23BF"/>
    <w:rsid w:val="00EC2603"/>
    <w:rsid w:val="00EC28CF"/>
    <w:rsid w:val="00EC2E39"/>
    <w:rsid w:val="00EC2F31"/>
    <w:rsid w:val="00EC32B0"/>
    <w:rsid w:val="00EC32D9"/>
    <w:rsid w:val="00EC36ED"/>
    <w:rsid w:val="00EC36F6"/>
    <w:rsid w:val="00EC37AE"/>
    <w:rsid w:val="00EC3AB7"/>
    <w:rsid w:val="00EC3C9D"/>
    <w:rsid w:val="00EC3D07"/>
    <w:rsid w:val="00EC3D1E"/>
    <w:rsid w:val="00EC3E18"/>
    <w:rsid w:val="00EC3E6B"/>
    <w:rsid w:val="00EC4105"/>
    <w:rsid w:val="00EC428D"/>
    <w:rsid w:val="00EC4297"/>
    <w:rsid w:val="00EC4513"/>
    <w:rsid w:val="00EC45CB"/>
    <w:rsid w:val="00EC47D6"/>
    <w:rsid w:val="00EC49B8"/>
    <w:rsid w:val="00EC4A7B"/>
    <w:rsid w:val="00EC4BA0"/>
    <w:rsid w:val="00EC504F"/>
    <w:rsid w:val="00EC54E2"/>
    <w:rsid w:val="00EC573B"/>
    <w:rsid w:val="00EC58E8"/>
    <w:rsid w:val="00EC5929"/>
    <w:rsid w:val="00EC5BFE"/>
    <w:rsid w:val="00EC6254"/>
    <w:rsid w:val="00EC6350"/>
    <w:rsid w:val="00EC63C3"/>
    <w:rsid w:val="00EC69F2"/>
    <w:rsid w:val="00EC6ABD"/>
    <w:rsid w:val="00EC6B8D"/>
    <w:rsid w:val="00EC710B"/>
    <w:rsid w:val="00EC73A0"/>
    <w:rsid w:val="00EC76C2"/>
    <w:rsid w:val="00EC775E"/>
    <w:rsid w:val="00EC78EF"/>
    <w:rsid w:val="00EC7A5D"/>
    <w:rsid w:val="00EC7AB4"/>
    <w:rsid w:val="00EC7BDB"/>
    <w:rsid w:val="00ED037C"/>
    <w:rsid w:val="00ED0A3C"/>
    <w:rsid w:val="00ED0FAB"/>
    <w:rsid w:val="00ED108E"/>
    <w:rsid w:val="00ED1319"/>
    <w:rsid w:val="00ED14A8"/>
    <w:rsid w:val="00ED14FB"/>
    <w:rsid w:val="00ED18C0"/>
    <w:rsid w:val="00ED18D5"/>
    <w:rsid w:val="00ED1DF7"/>
    <w:rsid w:val="00ED1E7E"/>
    <w:rsid w:val="00ED1ECD"/>
    <w:rsid w:val="00ED2215"/>
    <w:rsid w:val="00ED2273"/>
    <w:rsid w:val="00ED238B"/>
    <w:rsid w:val="00ED2707"/>
    <w:rsid w:val="00ED291D"/>
    <w:rsid w:val="00ED2B5E"/>
    <w:rsid w:val="00ED2F1E"/>
    <w:rsid w:val="00ED30EE"/>
    <w:rsid w:val="00ED3272"/>
    <w:rsid w:val="00ED35FA"/>
    <w:rsid w:val="00ED3A4B"/>
    <w:rsid w:val="00ED3AF4"/>
    <w:rsid w:val="00ED3EC9"/>
    <w:rsid w:val="00ED3FD8"/>
    <w:rsid w:val="00ED428D"/>
    <w:rsid w:val="00ED47B8"/>
    <w:rsid w:val="00ED4AD5"/>
    <w:rsid w:val="00ED4F9E"/>
    <w:rsid w:val="00ED5125"/>
    <w:rsid w:val="00ED520A"/>
    <w:rsid w:val="00ED524E"/>
    <w:rsid w:val="00ED5482"/>
    <w:rsid w:val="00ED59CF"/>
    <w:rsid w:val="00ED5AA3"/>
    <w:rsid w:val="00ED5CB6"/>
    <w:rsid w:val="00ED5E50"/>
    <w:rsid w:val="00ED614D"/>
    <w:rsid w:val="00ED667F"/>
    <w:rsid w:val="00ED66AE"/>
    <w:rsid w:val="00ED6CAF"/>
    <w:rsid w:val="00ED6CB8"/>
    <w:rsid w:val="00ED6DB1"/>
    <w:rsid w:val="00ED7333"/>
    <w:rsid w:val="00ED7660"/>
    <w:rsid w:val="00ED79D7"/>
    <w:rsid w:val="00ED7B9A"/>
    <w:rsid w:val="00ED7CCE"/>
    <w:rsid w:val="00ED7F69"/>
    <w:rsid w:val="00EE0177"/>
    <w:rsid w:val="00EE03BE"/>
    <w:rsid w:val="00EE05C9"/>
    <w:rsid w:val="00EE0749"/>
    <w:rsid w:val="00EE08AC"/>
    <w:rsid w:val="00EE08EE"/>
    <w:rsid w:val="00EE0992"/>
    <w:rsid w:val="00EE0BC2"/>
    <w:rsid w:val="00EE0C7A"/>
    <w:rsid w:val="00EE0E34"/>
    <w:rsid w:val="00EE0FC7"/>
    <w:rsid w:val="00EE136A"/>
    <w:rsid w:val="00EE15AB"/>
    <w:rsid w:val="00EE16C2"/>
    <w:rsid w:val="00EE16ED"/>
    <w:rsid w:val="00EE170C"/>
    <w:rsid w:val="00EE1D8F"/>
    <w:rsid w:val="00EE1E21"/>
    <w:rsid w:val="00EE246C"/>
    <w:rsid w:val="00EE25C6"/>
    <w:rsid w:val="00EE25DE"/>
    <w:rsid w:val="00EE28A2"/>
    <w:rsid w:val="00EE2A10"/>
    <w:rsid w:val="00EE2B3A"/>
    <w:rsid w:val="00EE2D29"/>
    <w:rsid w:val="00EE2D7B"/>
    <w:rsid w:val="00EE2FAC"/>
    <w:rsid w:val="00EE34C1"/>
    <w:rsid w:val="00EE354A"/>
    <w:rsid w:val="00EE3591"/>
    <w:rsid w:val="00EE365E"/>
    <w:rsid w:val="00EE3664"/>
    <w:rsid w:val="00EE3785"/>
    <w:rsid w:val="00EE391A"/>
    <w:rsid w:val="00EE3BDD"/>
    <w:rsid w:val="00EE3C6C"/>
    <w:rsid w:val="00EE3ED1"/>
    <w:rsid w:val="00EE3FC1"/>
    <w:rsid w:val="00EE4111"/>
    <w:rsid w:val="00EE435F"/>
    <w:rsid w:val="00EE43B7"/>
    <w:rsid w:val="00EE4477"/>
    <w:rsid w:val="00EE45E5"/>
    <w:rsid w:val="00EE49B0"/>
    <w:rsid w:val="00EE49ED"/>
    <w:rsid w:val="00EE4AFB"/>
    <w:rsid w:val="00EE4FBF"/>
    <w:rsid w:val="00EE507E"/>
    <w:rsid w:val="00EE517D"/>
    <w:rsid w:val="00EE5312"/>
    <w:rsid w:val="00EE5360"/>
    <w:rsid w:val="00EE54A7"/>
    <w:rsid w:val="00EE58C9"/>
    <w:rsid w:val="00EE59A6"/>
    <w:rsid w:val="00EE5A0E"/>
    <w:rsid w:val="00EE5A9E"/>
    <w:rsid w:val="00EE5B71"/>
    <w:rsid w:val="00EE5C67"/>
    <w:rsid w:val="00EE5C6E"/>
    <w:rsid w:val="00EE6050"/>
    <w:rsid w:val="00EE616E"/>
    <w:rsid w:val="00EE67A1"/>
    <w:rsid w:val="00EE6AF8"/>
    <w:rsid w:val="00EE6BC9"/>
    <w:rsid w:val="00EE6D9B"/>
    <w:rsid w:val="00EE6DEB"/>
    <w:rsid w:val="00EE6DEE"/>
    <w:rsid w:val="00EE6E10"/>
    <w:rsid w:val="00EE7089"/>
    <w:rsid w:val="00EE7244"/>
    <w:rsid w:val="00EE7390"/>
    <w:rsid w:val="00EE747E"/>
    <w:rsid w:val="00EE76AE"/>
    <w:rsid w:val="00EE7718"/>
    <w:rsid w:val="00EE784E"/>
    <w:rsid w:val="00EE79CB"/>
    <w:rsid w:val="00EE7D01"/>
    <w:rsid w:val="00EE7D96"/>
    <w:rsid w:val="00EE7E36"/>
    <w:rsid w:val="00EE7E7D"/>
    <w:rsid w:val="00EF04D4"/>
    <w:rsid w:val="00EF05D1"/>
    <w:rsid w:val="00EF090D"/>
    <w:rsid w:val="00EF0C24"/>
    <w:rsid w:val="00EF0D71"/>
    <w:rsid w:val="00EF10AC"/>
    <w:rsid w:val="00EF1704"/>
    <w:rsid w:val="00EF191D"/>
    <w:rsid w:val="00EF1BC5"/>
    <w:rsid w:val="00EF1C1A"/>
    <w:rsid w:val="00EF1C6D"/>
    <w:rsid w:val="00EF1F4D"/>
    <w:rsid w:val="00EF2250"/>
    <w:rsid w:val="00EF2319"/>
    <w:rsid w:val="00EF2965"/>
    <w:rsid w:val="00EF2BF8"/>
    <w:rsid w:val="00EF2C3F"/>
    <w:rsid w:val="00EF305C"/>
    <w:rsid w:val="00EF3063"/>
    <w:rsid w:val="00EF308B"/>
    <w:rsid w:val="00EF3162"/>
    <w:rsid w:val="00EF3305"/>
    <w:rsid w:val="00EF3C1A"/>
    <w:rsid w:val="00EF3CA7"/>
    <w:rsid w:val="00EF3E04"/>
    <w:rsid w:val="00EF3EC3"/>
    <w:rsid w:val="00EF406F"/>
    <w:rsid w:val="00EF41A1"/>
    <w:rsid w:val="00EF48BA"/>
    <w:rsid w:val="00EF4984"/>
    <w:rsid w:val="00EF4AAB"/>
    <w:rsid w:val="00EF4C3B"/>
    <w:rsid w:val="00EF4C96"/>
    <w:rsid w:val="00EF4FDA"/>
    <w:rsid w:val="00EF534A"/>
    <w:rsid w:val="00EF539F"/>
    <w:rsid w:val="00EF56B2"/>
    <w:rsid w:val="00EF578C"/>
    <w:rsid w:val="00EF57CC"/>
    <w:rsid w:val="00EF5904"/>
    <w:rsid w:val="00EF603A"/>
    <w:rsid w:val="00EF6192"/>
    <w:rsid w:val="00EF6531"/>
    <w:rsid w:val="00EF67AA"/>
    <w:rsid w:val="00EF681D"/>
    <w:rsid w:val="00EF6BF9"/>
    <w:rsid w:val="00EF6C03"/>
    <w:rsid w:val="00EF6D1A"/>
    <w:rsid w:val="00EF6DE6"/>
    <w:rsid w:val="00EF76E4"/>
    <w:rsid w:val="00F00041"/>
    <w:rsid w:val="00F00117"/>
    <w:rsid w:val="00F0036E"/>
    <w:rsid w:val="00F00564"/>
    <w:rsid w:val="00F00B2E"/>
    <w:rsid w:val="00F00B33"/>
    <w:rsid w:val="00F00B57"/>
    <w:rsid w:val="00F00BE6"/>
    <w:rsid w:val="00F00D86"/>
    <w:rsid w:val="00F00DC9"/>
    <w:rsid w:val="00F00DCC"/>
    <w:rsid w:val="00F00EB9"/>
    <w:rsid w:val="00F01216"/>
    <w:rsid w:val="00F01219"/>
    <w:rsid w:val="00F014D9"/>
    <w:rsid w:val="00F01538"/>
    <w:rsid w:val="00F01621"/>
    <w:rsid w:val="00F0172A"/>
    <w:rsid w:val="00F01819"/>
    <w:rsid w:val="00F01C9A"/>
    <w:rsid w:val="00F02065"/>
    <w:rsid w:val="00F020EA"/>
    <w:rsid w:val="00F02583"/>
    <w:rsid w:val="00F027C7"/>
    <w:rsid w:val="00F02CDF"/>
    <w:rsid w:val="00F0311D"/>
    <w:rsid w:val="00F03200"/>
    <w:rsid w:val="00F03538"/>
    <w:rsid w:val="00F0355E"/>
    <w:rsid w:val="00F0359E"/>
    <w:rsid w:val="00F0383A"/>
    <w:rsid w:val="00F03CEE"/>
    <w:rsid w:val="00F03D82"/>
    <w:rsid w:val="00F03F08"/>
    <w:rsid w:val="00F04124"/>
    <w:rsid w:val="00F041AE"/>
    <w:rsid w:val="00F0466D"/>
    <w:rsid w:val="00F04828"/>
    <w:rsid w:val="00F04941"/>
    <w:rsid w:val="00F05282"/>
    <w:rsid w:val="00F05283"/>
    <w:rsid w:val="00F05843"/>
    <w:rsid w:val="00F058DD"/>
    <w:rsid w:val="00F05B91"/>
    <w:rsid w:val="00F05BAE"/>
    <w:rsid w:val="00F05BB7"/>
    <w:rsid w:val="00F05C75"/>
    <w:rsid w:val="00F05D29"/>
    <w:rsid w:val="00F0679C"/>
    <w:rsid w:val="00F068BA"/>
    <w:rsid w:val="00F06FE5"/>
    <w:rsid w:val="00F07062"/>
    <w:rsid w:val="00F0729D"/>
    <w:rsid w:val="00F072B1"/>
    <w:rsid w:val="00F073AB"/>
    <w:rsid w:val="00F075FD"/>
    <w:rsid w:val="00F0762B"/>
    <w:rsid w:val="00F07786"/>
    <w:rsid w:val="00F07D95"/>
    <w:rsid w:val="00F10544"/>
    <w:rsid w:val="00F10611"/>
    <w:rsid w:val="00F10C85"/>
    <w:rsid w:val="00F10DA3"/>
    <w:rsid w:val="00F10F7E"/>
    <w:rsid w:val="00F113E1"/>
    <w:rsid w:val="00F113E6"/>
    <w:rsid w:val="00F115B8"/>
    <w:rsid w:val="00F117CB"/>
    <w:rsid w:val="00F1192D"/>
    <w:rsid w:val="00F11ACF"/>
    <w:rsid w:val="00F11BB3"/>
    <w:rsid w:val="00F11F31"/>
    <w:rsid w:val="00F120B8"/>
    <w:rsid w:val="00F1227D"/>
    <w:rsid w:val="00F12381"/>
    <w:rsid w:val="00F12383"/>
    <w:rsid w:val="00F12641"/>
    <w:rsid w:val="00F12686"/>
    <w:rsid w:val="00F128EB"/>
    <w:rsid w:val="00F12983"/>
    <w:rsid w:val="00F12A51"/>
    <w:rsid w:val="00F12E54"/>
    <w:rsid w:val="00F13289"/>
    <w:rsid w:val="00F13373"/>
    <w:rsid w:val="00F133A9"/>
    <w:rsid w:val="00F133AF"/>
    <w:rsid w:val="00F1354F"/>
    <w:rsid w:val="00F13AAA"/>
    <w:rsid w:val="00F13B24"/>
    <w:rsid w:val="00F13C12"/>
    <w:rsid w:val="00F13EE9"/>
    <w:rsid w:val="00F13F8D"/>
    <w:rsid w:val="00F14206"/>
    <w:rsid w:val="00F1436F"/>
    <w:rsid w:val="00F144B7"/>
    <w:rsid w:val="00F144CE"/>
    <w:rsid w:val="00F14584"/>
    <w:rsid w:val="00F14900"/>
    <w:rsid w:val="00F14ABF"/>
    <w:rsid w:val="00F1531E"/>
    <w:rsid w:val="00F15484"/>
    <w:rsid w:val="00F154B0"/>
    <w:rsid w:val="00F154D3"/>
    <w:rsid w:val="00F159C9"/>
    <w:rsid w:val="00F15D38"/>
    <w:rsid w:val="00F15D9C"/>
    <w:rsid w:val="00F15E16"/>
    <w:rsid w:val="00F160C9"/>
    <w:rsid w:val="00F16422"/>
    <w:rsid w:val="00F166A3"/>
    <w:rsid w:val="00F16743"/>
    <w:rsid w:val="00F16D1B"/>
    <w:rsid w:val="00F16D67"/>
    <w:rsid w:val="00F16F6F"/>
    <w:rsid w:val="00F173DC"/>
    <w:rsid w:val="00F17496"/>
    <w:rsid w:val="00F17510"/>
    <w:rsid w:val="00F17702"/>
    <w:rsid w:val="00F177E8"/>
    <w:rsid w:val="00F178CB"/>
    <w:rsid w:val="00F1795A"/>
    <w:rsid w:val="00F17D97"/>
    <w:rsid w:val="00F17DA9"/>
    <w:rsid w:val="00F2028A"/>
    <w:rsid w:val="00F204A4"/>
    <w:rsid w:val="00F205C7"/>
    <w:rsid w:val="00F207FF"/>
    <w:rsid w:val="00F20A3E"/>
    <w:rsid w:val="00F20AC1"/>
    <w:rsid w:val="00F20C05"/>
    <w:rsid w:val="00F20EE5"/>
    <w:rsid w:val="00F211C7"/>
    <w:rsid w:val="00F214DC"/>
    <w:rsid w:val="00F21557"/>
    <w:rsid w:val="00F2169D"/>
    <w:rsid w:val="00F216C2"/>
    <w:rsid w:val="00F21728"/>
    <w:rsid w:val="00F217E6"/>
    <w:rsid w:val="00F2194D"/>
    <w:rsid w:val="00F21A5C"/>
    <w:rsid w:val="00F21B1C"/>
    <w:rsid w:val="00F21D20"/>
    <w:rsid w:val="00F21E65"/>
    <w:rsid w:val="00F221DE"/>
    <w:rsid w:val="00F22882"/>
    <w:rsid w:val="00F228D4"/>
    <w:rsid w:val="00F228F8"/>
    <w:rsid w:val="00F2295E"/>
    <w:rsid w:val="00F22B2E"/>
    <w:rsid w:val="00F22E52"/>
    <w:rsid w:val="00F231CD"/>
    <w:rsid w:val="00F2378E"/>
    <w:rsid w:val="00F23856"/>
    <w:rsid w:val="00F240EE"/>
    <w:rsid w:val="00F2432D"/>
    <w:rsid w:val="00F24370"/>
    <w:rsid w:val="00F244B0"/>
    <w:rsid w:val="00F2465D"/>
    <w:rsid w:val="00F2480E"/>
    <w:rsid w:val="00F24881"/>
    <w:rsid w:val="00F24C1A"/>
    <w:rsid w:val="00F24DA3"/>
    <w:rsid w:val="00F252C8"/>
    <w:rsid w:val="00F252DB"/>
    <w:rsid w:val="00F25566"/>
    <w:rsid w:val="00F25570"/>
    <w:rsid w:val="00F25960"/>
    <w:rsid w:val="00F25B93"/>
    <w:rsid w:val="00F25C4F"/>
    <w:rsid w:val="00F2623B"/>
    <w:rsid w:val="00F26492"/>
    <w:rsid w:val="00F267B5"/>
    <w:rsid w:val="00F269D0"/>
    <w:rsid w:val="00F26AA5"/>
    <w:rsid w:val="00F26D79"/>
    <w:rsid w:val="00F275E1"/>
    <w:rsid w:val="00F27614"/>
    <w:rsid w:val="00F2769C"/>
    <w:rsid w:val="00F277B1"/>
    <w:rsid w:val="00F27895"/>
    <w:rsid w:val="00F27A51"/>
    <w:rsid w:val="00F27C29"/>
    <w:rsid w:val="00F27CC9"/>
    <w:rsid w:val="00F27CE6"/>
    <w:rsid w:val="00F30251"/>
    <w:rsid w:val="00F31072"/>
    <w:rsid w:val="00F312F5"/>
    <w:rsid w:val="00F3184F"/>
    <w:rsid w:val="00F31C9B"/>
    <w:rsid w:val="00F31E52"/>
    <w:rsid w:val="00F31FA8"/>
    <w:rsid w:val="00F32202"/>
    <w:rsid w:val="00F323F2"/>
    <w:rsid w:val="00F3273F"/>
    <w:rsid w:val="00F32740"/>
    <w:rsid w:val="00F327BC"/>
    <w:rsid w:val="00F3289D"/>
    <w:rsid w:val="00F32DEC"/>
    <w:rsid w:val="00F32E40"/>
    <w:rsid w:val="00F32F4E"/>
    <w:rsid w:val="00F32F9A"/>
    <w:rsid w:val="00F33240"/>
    <w:rsid w:val="00F33583"/>
    <w:rsid w:val="00F33648"/>
    <w:rsid w:val="00F33C99"/>
    <w:rsid w:val="00F33EB0"/>
    <w:rsid w:val="00F340AE"/>
    <w:rsid w:val="00F341E8"/>
    <w:rsid w:val="00F342A4"/>
    <w:rsid w:val="00F348B7"/>
    <w:rsid w:val="00F34E46"/>
    <w:rsid w:val="00F350BB"/>
    <w:rsid w:val="00F35130"/>
    <w:rsid w:val="00F35547"/>
    <w:rsid w:val="00F3575B"/>
    <w:rsid w:val="00F35935"/>
    <w:rsid w:val="00F359D6"/>
    <w:rsid w:val="00F35D4C"/>
    <w:rsid w:val="00F35F8F"/>
    <w:rsid w:val="00F36103"/>
    <w:rsid w:val="00F3624B"/>
    <w:rsid w:val="00F362E9"/>
    <w:rsid w:val="00F3649A"/>
    <w:rsid w:val="00F36516"/>
    <w:rsid w:val="00F3671D"/>
    <w:rsid w:val="00F367D7"/>
    <w:rsid w:val="00F36869"/>
    <w:rsid w:val="00F368A8"/>
    <w:rsid w:val="00F36971"/>
    <w:rsid w:val="00F36A7F"/>
    <w:rsid w:val="00F374C6"/>
    <w:rsid w:val="00F3756A"/>
    <w:rsid w:val="00F37662"/>
    <w:rsid w:val="00F37827"/>
    <w:rsid w:val="00F379FD"/>
    <w:rsid w:val="00F37C02"/>
    <w:rsid w:val="00F37DD4"/>
    <w:rsid w:val="00F37F24"/>
    <w:rsid w:val="00F37F38"/>
    <w:rsid w:val="00F4026E"/>
    <w:rsid w:val="00F40501"/>
    <w:rsid w:val="00F40664"/>
    <w:rsid w:val="00F4081D"/>
    <w:rsid w:val="00F40E2A"/>
    <w:rsid w:val="00F40E57"/>
    <w:rsid w:val="00F4103C"/>
    <w:rsid w:val="00F4149F"/>
    <w:rsid w:val="00F41732"/>
    <w:rsid w:val="00F41976"/>
    <w:rsid w:val="00F41BA5"/>
    <w:rsid w:val="00F41BA6"/>
    <w:rsid w:val="00F41C8F"/>
    <w:rsid w:val="00F4217A"/>
    <w:rsid w:val="00F42619"/>
    <w:rsid w:val="00F42909"/>
    <w:rsid w:val="00F42D0C"/>
    <w:rsid w:val="00F42E7D"/>
    <w:rsid w:val="00F4317F"/>
    <w:rsid w:val="00F43421"/>
    <w:rsid w:val="00F4392F"/>
    <w:rsid w:val="00F43B5F"/>
    <w:rsid w:val="00F43C04"/>
    <w:rsid w:val="00F43C70"/>
    <w:rsid w:val="00F43D95"/>
    <w:rsid w:val="00F43DE1"/>
    <w:rsid w:val="00F43FBE"/>
    <w:rsid w:val="00F4405F"/>
    <w:rsid w:val="00F440A3"/>
    <w:rsid w:val="00F44335"/>
    <w:rsid w:val="00F443EC"/>
    <w:rsid w:val="00F44880"/>
    <w:rsid w:val="00F448E8"/>
    <w:rsid w:val="00F44920"/>
    <w:rsid w:val="00F4498C"/>
    <w:rsid w:val="00F44B87"/>
    <w:rsid w:val="00F44CE8"/>
    <w:rsid w:val="00F44E67"/>
    <w:rsid w:val="00F44E76"/>
    <w:rsid w:val="00F459BF"/>
    <w:rsid w:val="00F459F8"/>
    <w:rsid w:val="00F45BD6"/>
    <w:rsid w:val="00F45C0F"/>
    <w:rsid w:val="00F45EF5"/>
    <w:rsid w:val="00F462BB"/>
    <w:rsid w:val="00F466FF"/>
    <w:rsid w:val="00F46A40"/>
    <w:rsid w:val="00F46AAF"/>
    <w:rsid w:val="00F46AD1"/>
    <w:rsid w:val="00F472E4"/>
    <w:rsid w:val="00F473E9"/>
    <w:rsid w:val="00F474C9"/>
    <w:rsid w:val="00F47663"/>
    <w:rsid w:val="00F477ED"/>
    <w:rsid w:val="00F4799F"/>
    <w:rsid w:val="00F47A8E"/>
    <w:rsid w:val="00F5001F"/>
    <w:rsid w:val="00F500EE"/>
    <w:rsid w:val="00F50121"/>
    <w:rsid w:val="00F5052E"/>
    <w:rsid w:val="00F505F7"/>
    <w:rsid w:val="00F5060F"/>
    <w:rsid w:val="00F50692"/>
    <w:rsid w:val="00F50BD4"/>
    <w:rsid w:val="00F50D8B"/>
    <w:rsid w:val="00F50E49"/>
    <w:rsid w:val="00F50FF1"/>
    <w:rsid w:val="00F5119C"/>
    <w:rsid w:val="00F51330"/>
    <w:rsid w:val="00F51359"/>
    <w:rsid w:val="00F51440"/>
    <w:rsid w:val="00F51539"/>
    <w:rsid w:val="00F5155C"/>
    <w:rsid w:val="00F51C34"/>
    <w:rsid w:val="00F51F16"/>
    <w:rsid w:val="00F51F8E"/>
    <w:rsid w:val="00F52127"/>
    <w:rsid w:val="00F526D1"/>
    <w:rsid w:val="00F527E1"/>
    <w:rsid w:val="00F52863"/>
    <w:rsid w:val="00F52ACC"/>
    <w:rsid w:val="00F52D1B"/>
    <w:rsid w:val="00F5324E"/>
    <w:rsid w:val="00F53287"/>
    <w:rsid w:val="00F5337F"/>
    <w:rsid w:val="00F53486"/>
    <w:rsid w:val="00F53652"/>
    <w:rsid w:val="00F536CB"/>
    <w:rsid w:val="00F53867"/>
    <w:rsid w:val="00F5391D"/>
    <w:rsid w:val="00F53E56"/>
    <w:rsid w:val="00F53F51"/>
    <w:rsid w:val="00F5401C"/>
    <w:rsid w:val="00F541A4"/>
    <w:rsid w:val="00F5454F"/>
    <w:rsid w:val="00F545EC"/>
    <w:rsid w:val="00F54814"/>
    <w:rsid w:val="00F54DD3"/>
    <w:rsid w:val="00F54E6C"/>
    <w:rsid w:val="00F555A3"/>
    <w:rsid w:val="00F55676"/>
    <w:rsid w:val="00F55716"/>
    <w:rsid w:val="00F55846"/>
    <w:rsid w:val="00F558D2"/>
    <w:rsid w:val="00F55A08"/>
    <w:rsid w:val="00F55B90"/>
    <w:rsid w:val="00F55C24"/>
    <w:rsid w:val="00F55C71"/>
    <w:rsid w:val="00F5603D"/>
    <w:rsid w:val="00F5636F"/>
    <w:rsid w:val="00F5646E"/>
    <w:rsid w:val="00F56606"/>
    <w:rsid w:val="00F5678C"/>
    <w:rsid w:val="00F56877"/>
    <w:rsid w:val="00F56911"/>
    <w:rsid w:val="00F56947"/>
    <w:rsid w:val="00F56E02"/>
    <w:rsid w:val="00F56F67"/>
    <w:rsid w:val="00F573A1"/>
    <w:rsid w:val="00F574A2"/>
    <w:rsid w:val="00F575B7"/>
    <w:rsid w:val="00F57655"/>
    <w:rsid w:val="00F576F0"/>
    <w:rsid w:val="00F57797"/>
    <w:rsid w:val="00F57AAF"/>
    <w:rsid w:val="00F57B62"/>
    <w:rsid w:val="00F601C9"/>
    <w:rsid w:val="00F60343"/>
    <w:rsid w:val="00F60A9B"/>
    <w:rsid w:val="00F60AA5"/>
    <w:rsid w:val="00F60B36"/>
    <w:rsid w:val="00F60D28"/>
    <w:rsid w:val="00F60EB2"/>
    <w:rsid w:val="00F61055"/>
    <w:rsid w:val="00F61137"/>
    <w:rsid w:val="00F61277"/>
    <w:rsid w:val="00F614C5"/>
    <w:rsid w:val="00F61646"/>
    <w:rsid w:val="00F616F8"/>
    <w:rsid w:val="00F61728"/>
    <w:rsid w:val="00F6176D"/>
    <w:rsid w:val="00F61ED3"/>
    <w:rsid w:val="00F61ED5"/>
    <w:rsid w:val="00F61F26"/>
    <w:rsid w:val="00F62045"/>
    <w:rsid w:val="00F622BB"/>
    <w:rsid w:val="00F6238A"/>
    <w:rsid w:val="00F62413"/>
    <w:rsid w:val="00F6248E"/>
    <w:rsid w:val="00F625E6"/>
    <w:rsid w:val="00F6270F"/>
    <w:rsid w:val="00F6297D"/>
    <w:rsid w:val="00F62CD5"/>
    <w:rsid w:val="00F62DF5"/>
    <w:rsid w:val="00F62F0C"/>
    <w:rsid w:val="00F6336F"/>
    <w:rsid w:val="00F63970"/>
    <w:rsid w:val="00F63ACE"/>
    <w:rsid w:val="00F63D63"/>
    <w:rsid w:val="00F63D92"/>
    <w:rsid w:val="00F63DC9"/>
    <w:rsid w:val="00F63F0F"/>
    <w:rsid w:val="00F6400F"/>
    <w:rsid w:val="00F64032"/>
    <w:rsid w:val="00F64235"/>
    <w:rsid w:val="00F6470A"/>
    <w:rsid w:val="00F64A1D"/>
    <w:rsid w:val="00F64C2F"/>
    <w:rsid w:val="00F65101"/>
    <w:rsid w:val="00F651E0"/>
    <w:rsid w:val="00F653A5"/>
    <w:rsid w:val="00F66115"/>
    <w:rsid w:val="00F66374"/>
    <w:rsid w:val="00F6650B"/>
    <w:rsid w:val="00F6660F"/>
    <w:rsid w:val="00F666F2"/>
    <w:rsid w:val="00F66ACC"/>
    <w:rsid w:val="00F66C73"/>
    <w:rsid w:val="00F67257"/>
    <w:rsid w:val="00F673D2"/>
    <w:rsid w:val="00F6752A"/>
    <w:rsid w:val="00F67788"/>
    <w:rsid w:val="00F677EB"/>
    <w:rsid w:val="00F67A07"/>
    <w:rsid w:val="00F67C40"/>
    <w:rsid w:val="00F70051"/>
    <w:rsid w:val="00F70115"/>
    <w:rsid w:val="00F70510"/>
    <w:rsid w:val="00F70C5F"/>
    <w:rsid w:val="00F70C7E"/>
    <w:rsid w:val="00F70E3A"/>
    <w:rsid w:val="00F713D1"/>
    <w:rsid w:val="00F71888"/>
    <w:rsid w:val="00F718ED"/>
    <w:rsid w:val="00F71A03"/>
    <w:rsid w:val="00F71CFD"/>
    <w:rsid w:val="00F722E8"/>
    <w:rsid w:val="00F72440"/>
    <w:rsid w:val="00F72484"/>
    <w:rsid w:val="00F72534"/>
    <w:rsid w:val="00F72A7F"/>
    <w:rsid w:val="00F72ACA"/>
    <w:rsid w:val="00F72B30"/>
    <w:rsid w:val="00F72E47"/>
    <w:rsid w:val="00F72F6A"/>
    <w:rsid w:val="00F73139"/>
    <w:rsid w:val="00F733F1"/>
    <w:rsid w:val="00F73442"/>
    <w:rsid w:val="00F73712"/>
    <w:rsid w:val="00F7376D"/>
    <w:rsid w:val="00F737D0"/>
    <w:rsid w:val="00F73908"/>
    <w:rsid w:val="00F73A3C"/>
    <w:rsid w:val="00F73BAD"/>
    <w:rsid w:val="00F7430A"/>
    <w:rsid w:val="00F7446D"/>
    <w:rsid w:val="00F748C9"/>
    <w:rsid w:val="00F749AD"/>
    <w:rsid w:val="00F7518D"/>
    <w:rsid w:val="00F7527B"/>
    <w:rsid w:val="00F752D9"/>
    <w:rsid w:val="00F75335"/>
    <w:rsid w:val="00F75495"/>
    <w:rsid w:val="00F75616"/>
    <w:rsid w:val="00F761FE"/>
    <w:rsid w:val="00F76260"/>
    <w:rsid w:val="00F76367"/>
    <w:rsid w:val="00F76534"/>
    <w:rsid w:val="00F7664A"/>
    <w:rsid w:val="00F769ED"/>
    <w:rsid w:val="00F76A1F"/>
    <w:rsid w:val="00F76D6D"/>
    <w:rsid w:val="00F76DCF"/>
    <w:rsid w:val="00F77173"/>
    <w:rsid w:val="00F77276"/>
    <w:rsid w:val="00F77445"/>
    <w:rsid w:val="00F7744B"/>
    <w:rsid w:val="00F7758A"/>
    <w:rsid w:val="00F77694"/>
    <w:rsid w:val="00F77714"/>
    <w:rsid w:val="00F77943"/>
    <w:rsid w:val="00F77C06"/>
    <w:rsid w:val="00F77DB9"/>
    <w:rsid w:val="00F77F99"/>
    <w:rsid w:val="00F80242"/>
    <w:rsid w:val="00F80409"/>
    <w:rsid w:val="00F805BE"/>
    <w:rsid w:val="00F80895"/>
    <w:rsid w:val="00F808A6"/>
    <w:rsid w:val="00F80BF5"/>
    <w:rsid w:val="00F80DA6"/>
    <w:rsid w:val="00F80E1D"/>
    <w:rsid w:val="00F80E96"/>
    <w:rsid w:val="00F810D8"/>
    <w:rsid w:val="00F81527"/>
    <w:rsid w:val="00F81AD5"/>
    <w:rsid w:val="00F81F2E"/>
    <w:rsid w:val="00F81F9E"/>
    <w:rsid w:val="00F82076"/>
    <w:rsid w:val="00F82468"/>
    <w:rsid w:val="00F827A6"/>
    <w:rsid w:val="00F827D5"/>
    <w:rsid w:val="00F82AA6"/>
    <w:rsid w:val="00F82ABC"/>
    <w:rsid w:val="00F82AC8"/>
    <w:rsid w:val="00F8362D"/>
    <w:rsid w:val="00F83660"/>
    <w:rsid w:val="00F837F8"/>
    <w:rsid w:val="00F83EFE"/>
    <w:rsid w:val="00F840A3"/>
    <w:rsid w:val="00F841F3"/>
    <w:rsid w:val="00F845C9"/>
    <w:rsid w:val="00F84649"/>
    <w:rsid w:val="00F84AB4"/>
    <w:rsid w:val="00F84E31"/>
    <w:rsid w:val="00F8506B"/>
    <w:rsid w:val="00F853E7"/>
    <w:rsid w:val="00F8544D"/>
    <w:rsid w:val="00F85477"/>
    <w:rsid w:val="00F854F5"/>
    <w:rsid w:val="00F85545"/>
    <w:rsid w:val="00F855D8"/>
    <w:rsid w:val="00F85686"/>
    <w:rsid w:val="00F85A3E"/>
    <w:rsid w:val="00F85A5A"/>
    <w:rsid w:val="00F85B76"/>
    <w:rsid w:val="00F85D45"/>
    <w:rsid w:val="00F85EF7"/>
    <w:rsid w:val="00F86203"/>
    <w:rsid w:val="00F863C2"/>
    <w:rsid w:val="00F86821"/>
    <w:rsid w:val="00F86855"/>
    <w:rsid w:val="00F86A39"/>
    <w:rsid w:val="00F86A7F"/>
    <w:rsid w:val="00F86DD7"/>
    <w:rsid w:val="00F86FB4"/>
    <w:rsid w:val="00F872AF"/>
    <w:rsid w:val="00F87339"/>
    <w:rsid w:val="00F8754B"/>
    <w:rsid w:val="00F87760"/>
    <w:rsid w:val="00F8787A"/>
    <w:rsid w:val="00F878B5"/>
    <w:rsid w:val="00F87A29"/>
    <w:rsid w:val="00F87A8E"/>
    <w:rsid w:val="00F87CF3"/>
    <w:rsid w:val="00F901AF"/>
    <w:rsid w:val="00F90456"/>
    <w:rsid w:val="00F90494"/>
    <w:rsid w:val="00F90A15"/>
    <w:rsid w:val="00F90AFC"/>
    <w:rsid w:val="00F90D83"/>
    <w:rsid w:val="00F90DFF"/>
    <w:rsid w:val="00F90F15"/>
    <w:rsid w:val="00F91C69"/>
    <w:rsid w:val="00F91F08"/>
    <w:rsid w:val="00F920A4"/>
    <w:rsid w:val="00F925EB"/>
    <w:rsid w:val="00F928EE"/>
    <w:rsid w:val="00F92A74"/>
    <w:rsid w:val="00F92AF0"/>
    <w:rsid w:val="00F92C4C"/>
    <w:rsid w:val="00F9305D"/>
    <w:rsid w:val="00F9319F"/>
    <w:rsid w:val="00F9349E"/>
    <w:rsid w:val="00F9356D"/>
    <w:rsid w:val="00F9369C"/>
    <w:rsid w:val="00F93838"/>
    <w:rsid w:val="00F93A15"/>
    <w:rsid w:val="00F93AD1"/>
    <w:rsid w:val="00F93B65"/>
    <w:rsid w:val="00F93FC3"/>
    <w:rsid w:val="00F94338"/>
    <w:rsid w:val="00F945A5"/>
    <w:rsid w:val="00F946AE"/>
    <w:rsid w:val="00F9499A"/>
    <w:rsid w:val="00F94A0C"/>
    <w:rsid w:val="00F94A18"/>
    <w:rsid w:val="00F94B5D"/>
    <w:rsid w:val="00F94D1C"/>
    <w:rsid w:val="00F94F70"/>
    <w:rsid w:val="00F95447"/>
    <w:rsid w:val="00F95455"/>
    <w:rsid w:val="00F9559F"/>
    <w:rsid w:val="00F95652"/>
    <w:rsid w:val="00F95718"/>
    <w:rsid w:val="00F95923"/>
    <w:rsid w:val="00F95989"/>
    <w:rsid w:val="00F95DC2"/>
    <w:rsid w:val="00F95E75"/>
    <w:rsid w:val="00F968F9"/>
    <w:rsid w:val="00F96BB1"/>
    <w:rsid w:val="00F96EFA"/>
    <w:rsid w:val="00F97067"/>
    <w:rsid w:val="00F97087"/>
    <w:rsid w:val="00F9711F"/>
    <w:rsid w:val="00F9722E"/>
    <w:rsid w:val="00F9732A"/>
    <w:rsid w:val="00F97404"/>
    <w:rsid w:val="00F97441"/>
    <w:rsid w:val="00F97454"/>
    <w:rsid w:val="00F977CF"/>
    <w:rsid w:val="00F9799B"/>
    <w:rsid w:val="00F97B3E"/>
    <w:rsid w:val="00F97C68"/>
    <w:rsid w:val="00F97C9C"/>
    <w:rsid w:val="00FA01A1"/>
    <w:rsid w:val="00FA0285"/>
    <w:rsid w:val="00FA02EA"/>
    <w:rsid w:val="00FA063A"/>
    <w:rsid w:val="00FA080C"/>
    <w:rsid w:val="00FA0A64"/>
    <w:rsid w:val="00FA0B6F"/>
    <w:rsid w:val="00FA0CD1"/>
    <w:rsid w:val="00FA0E14"/>
    <w:rsid w:val="00FA0E17"/>
    <w:rsid w:val="00FA106A"/>
    <w:rsid w:val="00FA107A"/>
    <w:rsid w:val="00FA14FC"/>
    <w:rsid w:val="00FA172F"/>
    <w:rsid w:val="00FA177E"/>
    <w:rsid w:val="00FA1887"/>
    <w:rsid w:val="00FA195D"/>
    <w:rsid w:val="00FA1D0D"/>
    <w:rsid w:val="00FA2845"/>
    <w:rsid w:val="00FA2F35"/>
    <w:rsid w:val="00FA2F37"/>
    <w:rsid w:val="00FA30EB"/>
    <w:rsid w:val="00FA34DC"/>
    <w:rsid w:val="00FA3702"/>
    <w:rsid w:val="00FA3823"/>
    <w:rsid w:val="00FA3A8A"/>
    <w:rsid w:val="00FA3C2D"/>
    <w:rsid w:val="00FA3FC5"/>
    <w:rsid w:val="00FA4065"/>
    <w:rsid w:val="00FA42C8"/>
    <w:rsid w:val="00FA42F0"/>
    <w:rsid w:val="00FA4501"/>
    <w:rsid w:val="00FA4595"/>
    <w:rsid w:val="00FA49EF"/>
    <w:rsid w:val="00FA5100"/>
    <w:rsid w:val="00FA510D"/>
    <w:rsid w:val="00FA5174"/>
    <w:rsid w:val="00FA53A8"/>
    <w:rsid w:val="00FA5C50"/>
    <w:rsid w:val="00FA5F0C"/>
    <w:rsid w:val="00FA6143"/>
    <w:rsid w:val="00FA65E9"/>
    <w:rsid w:val="00FA676A"/>
    <w:rsid w:val="00FA6BA0"/>
    <w:rsid w:val="00FA6E31"/>
    <w:rsid w:val="00FA6F4E"/>
    <w:rsid w:val="00FA7261"/>
    <w:rsid w:val="00FA727D"/>
    <w:rsid w:val="00FA7AB5"/>
    <w:rsid w:val="00FA7EE3"/>
    <w:rsid w:val="00FB01E5"/>
    <w:rsid w:val="00FB055A"/>
    <w:rsid w:val="00FB0644"/>
    <w:rsid w:val="00FB0925"/>
    <w:rsid w:val="00FB0AAF"/>
    <w:rsid w:val="00FB128D"/>
    <w:rsid w:val="00FB13D0"/>
    <w:rsid w:val="00FB1524"/>
    <w:rsid w:val="00FB1557"/>
    <w:rsid w:val="00FB181C"/>
    <w:rsid w:val="00FB1BB0"/>
    <w:rsid w:val="00FB1C68"/>
    <w:rsid w:val="00FB1C79"/>
    <w:rsid w:val="00FB1C87"/>
    <w:rsid w:val="00FB1EC1"/>
    <w:rsid w:val="00FB24E2"/>
    <w:rsid w:val="00FB26AB"/>
    <w:rsid w:val="00FB2B34"/>
    <w:rsid w:val="00FB2B9D"/>
    <w:rsid w:val="00FB2C1F"/>
    <w:rsid w:val="00FB2D42"/>
    <w:rsid w:val="00FB3347"/>
    <w:rsid w:val="00FB33B9"/>
    <w:rsid w:val="00FB3425"/>
    <w:rsid w:val="00FB3537"/>
    <w:rsid w:val="00FB3B9C"/>
    <w:rsid w:val="00FB3CF3"/>
    <w:rsid w:val="00FB3F14"/>
    <w:rsid w:val="00FB3FBE"/>
    <w:rsid w:val="00FB4259"/>
    <w:rsid w:val="00FB44EB"/>
    <w:rsid w:val="00FB4507"/>
    <w:rsid w:val="00FB47C8"/>
    <w:rsid w:val="00FB4825"/>
    <w:rsid w:val="00FB4A70"/>
    <w:rsid w:val="00FB4A85"/>
    <w:rsid w:val="00FB4CB5"/>
    <w:rsid w:val="00FB4E1B"/>
    <w:rsid w:val="00FB51A9"/>
    <w:rsid w:val="00FB578F"/>
    <w:rsid w:val="00FB5C2B"/>
    <w:rsid w:val="00FB5EC0"/>
    <w:rsid w:val="00FB64AF"/>
    <w:rsid w:val="00FB64B3"/>
    <w:rsid w:val="00FB67FC"/>
    <w:rsid w:val="00FB6B32"/>
    <w:rsid w:val="00FB6BE5"/>
    <w:rsid w:val="00FB6E25"/>
    <w:rsid w:val="00FB739F"/>
    <w:rsid w:val="00FB740D"/>
    <w:rsid w:val="00FB7567"/>
    <w:rsid w:val="00FB769A"/>
    <w:rsid w:val="00FB7B3B"/>
    <w:rsid w:val="00FB7E1E"/>
    <w:rsid w:val="00FB7EB6"/>
    <w:rsid w:val="00FC0651"/>
    <w:rsid w:val="00FC09A8"/>
    <w:rsid w:val="00FC0B03"/>
    <w:rsid w:val="00FC0BB7"/>
    <w:rsid w:val="00FC0F51"/>
    <w:rsid w:val="00FC1052"/>
    <w:rsid w:val="00FC1384"/>
    <w:rsid w:val="00FC19AE"/>
    <w:rsid w:val="00FC1B20"/>
    <w:rsid w:val="00FC1C2C"/>
    <w:rsid w:val="00FC1CB2"/>
    <w:rsid w:val="00FC1E71"/>
    <w:rsid w:val="00FC209C"/>
    <w:rsid w:val="00FC23CB"/>
    <w:rsid w:val="00FC23FE"/>
    <w:rsid w:val="00FC242E"/>
    <w:rsid w:val="00FC251F"/>
    <w:rsid w:val="00FC2DFF"/>
    <w:rsid w:val="00FC30D7"/>
    <w:rsid w:val="00FC3227"/>
    <w:rsid w:val="00FC36C4"/>
    <w:rsid w:val="00FC3991"/>
    <w:rsid w:val="00FC3B02"/>
    <w:rsid w:val="00FC3E68"/>
    <w:rsid w:val="00FC40AC"/>
    <w:rsid w:val="00FC44E7"/>
    <w:rsid w:val="00FC49B5"/>
    <w:rsid w:val="00FC4D00"/>
    <w:rsid w:val="00FC4E54"/>
    <w:rsid w:val="00FC53D4"/>
    <w:rsid w:val="00FC5412"/>
    <w:rsid w:val="00FC546C"/>
    <w:rsid w:val="00FC54CC"/>
    <w:rsid w:val="00FC5A32"/>
    <w:rsid w:val="00FC5AA9"/>
    <w:rsid w:val="00FC5C3C"/>
    <w:rsid w:val="00FC6010"/>
    <w:rsid w:val="00FC6064"/>
    <w:rsid w:val="00FC642B"/>
    <w:rsid w:val="00FC6442"/>
    <w:rsid w:val="00FC64E0"/>
    <w:rsid w:val="00FC65B6"/>
    <w:rsid w:val="00FC6613"/>
    <w:rsid w:val="00FC6F0A"/>
    <w:rsid w:val="00FC7005"/>
    <w:rsid w:val="00FC71E1"/>
    <w:rsid w:val="00FC74C9"/>
    <w:rsid w:val="00FC75CA"/>
    <w:rsid w:val="00FC7737"/>
    <w:rsid w:val="00FC7747"/>
    <w:rsid w:val="00FC7808"/>
    <w:rsid w:val="00FC782C"/>
    <w:rsid w:val="00FC7850"/>
    <w:rsid w:val="00FC7B02"/>
    <w:rsid w:val="00FC7CE7"/>
    <w:rsid w:val="00FC7CF9"/>
    <w:rsid w:val="00FC7D02"/>
    <w:rsid w:val="00FD0019"/>
    <w:rsid w:val="00FD00C5"/>
    <w:rsid w:val="00FD027F"/>
    <w:rsid w:val="00FD04EF"/>
    <w:rsid w:val="00FD0624"/>
    <w:rsid w:val="00FD0698"/>
    <w:rsid w:val="00FD076E"/>
    <w:rsid w:val="00FD0A27"/>
    <w:rsid w:val="00FD0C4F"/>
    <w:rsid w:val="00FD0D77"/>
    <w:rsid w:val="00FD0DB6"/>
    <w:rsid w:val="00FD1166"/>
    <w:rsid w:val="00FD1355"/>
    <w:rsid w:val="00FD17AF"/>
    <w:rsid w:val="00FD17DE"/>
    <w:rsid w:val="00FD1849"/>
    <w:rsid w:val="00FD1A39"/>
    <w:rsid w:val="00FD1DD3"/>
    <w:rsid w:val="00FD1EF8"/>
    <w:rsid w:val="00FD1F8F"/>
    <w:rsid w:val="00FD20DB"/>
    <w:rsid w:val="00FD29A1"/>
    <w:rsid w:val="00FD2E83"/>
    <w:rsid w:val="00FD2F46"/>
    <w:rsid w:val="00FD31F1"/>
    <w:rsid w:val="00FD3293"/>
    <w:rsid w:val="00FD3447"/>
    <w:rsid w:val="00FD34F7"/>
    <w:rsid w:val="00FD35A8"/>
    <w:rsid w:val="00FD362F"/>
    <w:rsid w:val="00FD375E"/>
    <w:rsid w:val="00FD45FD"/>
    <w:rsid w:val="00FD4B74"/>
    <w:rsid w:val="00FD4E6D"/>
    <w:rsid w:val="00FD51A6"/>
    <w:rsid w:val="00FD5226"/>
    <w:rsid w:val="00FD536A"/>
    <w:rsid w:val="00FD56A2"/>
    <w:rsid w:val="00FD58E8"/>
    <w:rsid w:val="00FD5D19"/>
    <w:rsid w:val="00FD5E05"/>
    <w:rsid w:val="00FD611E"/>
    <w:rsid w:val="00FD62EB"/>
    <w:rsid w:val="00FD65BA"/>
    <w:rsid w:val="00FD6C64"/>
    <w:rsid w:val="00FD6C92"/>
    <w:rsid w:val="00FD73E6"/>
    <w:rsid w:val="00FD7832"/>
    <w:rsid w:val="00FD7B71"/>
    <w:rsid w:val="00FD7C2E"/>
    <w:rsid w:val="00FD7C53"/>
    <w:rsid w:val="00FD7F73"/>
    <w:rsid w:val="00FE006B"/>
    <w:rsid w:val="00FE008A"/>
    <w:rsid w:val="00FE018B"/>
    <w:rsid w:val="00FE026C"/>
    <w:rsid w:val="00FE0436"/>
    <w:rsid w:val="00FE0936"/>
    <w:rsid w:val="00FE0A5F"/>
    <w:rsid w:val="00FE0CFF"/>
    <w:rsid w:val="00FE153E"/>
    <w:rsid w:val="00FE16A7"/>
    <w:rsid w:val="00FE1A27"/>
    <w:rsid w:val="00FE1DCE"/>
    <w:rsid w:val="00FE209B"/>
    <w:rsid w:val="00FE213A"/>
    <w:rsid w:val="00FE245C"/>
    <w:rsid w:val="00FE28FD"/>
    <w:rsid w:val="00FE2D9F"/>
    <w:rsid w:val="00FE2E7D"/>
    <w:rsid w:val="00FE310C"/>
    <w:rsid w:val="00FE3256"/>
    <w:rsid w:val="00FE3408"/>
    <w:rsid w:val="00FE392A"/>
    <w:rsid w:val="00FE3C7D"/>
    <w:rsid w:val="00FE3F0D"/>
    <w:rsid w:val="00FE40FE"/>
    <w:rsid w:val="00FE427E"/>
    <w:rsid w:val="00FE4395"/>
    <w:rsid w:val="00FE46D7"/>
    <w:rsid w:val="00FE4739"/>
    <w:rsid w:val="00FE49AA"/>
    <w:rsid w:val="00FE4AED"/>
    <w:rsid w:val="00FE4DFA"/>
    <w:rsid w:val="00FE506A"/>
    <w:rsid w:val="00FE5304"/>
    <w:rsid w:val="00FE53D9"/>
    <w:rsid w:val="00FE54B0"/>
    <w:rsid w:val="00FE58E9"/>
    <w:rsid w:val="00FE5B9C"/>
    <w:rsid w:val="00FE5DB1"/>
    <w:rsid w:val="00FE600C"/>
    <w:rsid w:val="00FE6150"/>
    <w:rsid w:val="00FE6527"/>
    <w:rsid w:val="00FE665A"/>
    <w:rsid w:val="00FE6669"/>
    <w:rsid w:val="00FE6A96"/>
    <w:rsid w:val="00FE6C90"/>
    <w:rsid w:val="00FE725A"/>
    <w:rsid w:val="00FE77C1"/>
    <w:rsid w:val="00FF0446"/>
    <w:rsid w:val="00FF0483"/>
    <w:rsid w:val="00FF0485"/>
    <w:rsid w:val="00FF06D5"/>
    <w:rsid w:val="00FF08AB"/>
    <w:rsid w:val="00FF0B32"/>
    <w:rsid w:val="00FF0CBB"/>
    <w:rsid w:val="00FF0D5E"/>
    <w:rsid w:val="00FF0E5C"/>
    <w:rsid w:val="00FF0ECA"/>
    <w:rsid w:val="00FF127B"/>
    <w:rsid w:val="00FF1475"/>
    <w:rsid w:val="00FF15CA"/>
    <w:rsid w:val="00FF18E0"/>
    <w:rsid w:val="00FF1AFF"/>
    <w:rsid w:val="00FF1DB7"/>
    <w:rsid w:val="00FF1EAF"/>
    <w:rsid w:val="00FF1FC9"/>
    <w:rsid w:val="00FF227B"/>
    <w:rsid w:val="00FF2448"/>
    <w:rsid w:val="00FF2BE5"/>
    <w:rsid w:val="00FF2CC8"/>
    <w:rsid w:val="00FF32EC"/>
    <w:rsid w:val="00FF3302"/>
    <w:rsid w:val="00FF34B3"/>
    <w:rsid w:val="00FF3519"/>
    <w:rsid w:val="00FF383F"/>
    <w:rsid w:val="00FF3AD0"/>
    <w:rsid w:val="00FF3D26"/>
    <w:rsid w:val="00FF4042"/>
    <w:rsid w:val="00FF4321"/>
    <w:rsid w:val="00FF4663"/>
    <w:rsid w:val="00FF48BB"/>
    <w:rsid w:val="00FF4CD3"/>
    <w:rsid w:val="00FF4E9F"/>
    <w:rsid w:val="00FF5107"/>
    <w:rsid w:val="00FF5506"/>
    <w:rsid w:val="00FF556B"/>
    <w:rsid w:val="00FF565F"/>
    <w:rsid w:val="00FF5867"/>
    <w:rsid w:val="00FF5A4F"/>
    <w:rsid w:val="00FF5CF8"/>
    <w:rsid w:val="00FF5EAA"/>
    <w:rsid w:val="00FF5ED9"/>
    <w:rsid w:val="00FF617E"/>
    <w:rsid w:val="00FF6321"/>
    <w:rsid w:val="00FF67B5"/>
    <w:rsid w:val="00FF68AA"/>
    <w:rsid w:val="00FF6999"/>
    <w:rsid w:val="00FF69E5"/>
    <w:rsid w:val="00FF6AF2"/>
    <w:rsid w:val="00FF6B99"/>
    <w:rsid w:val="00FF6D6B"/>
    <w:rsid w:val="00FF6E4B"/>
    <w:rsid w:val="00FF7226"/>
    <w:rsid w:val="00FF777C"/>
    <w:rsid w:val="00FF77A1"/>
    <w:rsid w:val="00FF7940"/>
    <w:rsid w:val="00FF7E30"/>
    <w:rsid w:val="00FF7E35"/>
    <w:rsid w:val="00FF7EB6"/>
    <w:rsid w:val="00FF7EC0"/>
    <w:rsid w:val="00FF7F10"/>
    <w:rsid w:val="00FF7F33"/>
    <w:rsid w:val="01A37B32"/>
    <w:rsid w:val="01A512A6"/>
    <w:rsid w:val="02311EFB"/>
    <w:rsid w:val="0256755B"/>
    <w:rsid w:val="031575B9"/>
    <w:rsid w:val="047A39D5"/>
    <w:rsid w:val="05905EDD"/>
    <w:rsid w:val="065D535C"/>
    <w:rsid w:val="07101542"/>
    <w:rsid w:val="07ED0962"/>
    <w:rsid w:val="0858314C"/>
    <w:rsid w:val="09661480"/>
    <w:rsid w:val="0A956499"/>
    <w:rsid w:val="0ED60BEB"/>
    <w:rsid w:val="10070893"/>
    <w:rsid w:val="114B3101"/>
    <w:rsid w:val="12D25126"/>
    <w:rsid w:val="13F32F95"/>
    <w:rsid w:val="13FF2685"/>
    <w:rsid w:val="141A2ADF"/>
    <w:rsid w:val="14810C21"/>
    <w:rsid w:val="166B28F8"/>
    <w:rsid w:val="16723C4E"/>
    <w:rsid w:val="17B1375A"/>
    <w:rsid w:val="183A204C"/>
    <w:rsid w:val="18CE5C46"/>
    <w:rsid w:val="18DE34AB"/>
    <w:rsid w:val="1943733F"/>
    <w:rsid w:val="1CD13D54"/>
    <w:rsid w:val="1CE34A13"/>
    <w:rsid w:val="1F5B64F7"/>
    <w:rsid w:val="21997739"/>
    <w:rsid w:val="21BC5A0F"/>
    <w:rsid w:val="21C927B1"/>
    <w:rsid w:val="23F03280"/>
    <w:rsid w:val="243472A5"/>
    <w:rsid w:val="24E66D03"/>
    <w:rsid w:val="25243DC8"/>
    <w:rsid w:val="26867B60"/>
    <w:rsid w:val="26993E2E"/>
    <w:rsid w:val="283A2C41"/>
    <w:rsid w:val="2CB35427"/>
    <w:rsid w:val="2D36091B"/>
    <w:rsid w:val="2DEF248E"/>
    <w:rsid w:val="2E437E3F"/>
    <w:rsid w:val="2F340564"/>
    <w:rsid w:val="2F971030"/>
    <w:rsid w:val="2FEC4DF6"/>
    <w:rsid w:val="30D95414"/>
    <w:rsid w:val="3142762B"/>
    <w:rsid w:val="315A7780"/>
    <w:rsid w:val="31864EB8"/>
    <w:rsid w:val="31EF5153"/>
    <w:rsid w:val="33304998"/>
    <w:rsid w:val="337C76DF"/>
    <w:rsid w:val="348974A4"/>
    <w:rsid w:val="349F03E4"/>
    <w:rsid w:val="36D729D5"/>
    <w:rsid w:val="393B5BB4"/>
    <w:rsid w:val="39E74E8E"/>
    <w:rsid w:val="3A1E6E56"/>
    <w:rsid w:val="3B087721"/>
    <w:rsid w:val="3B20637D"/>
    <w:rsid w:val="3BDC61B6"/>
    <w:rsid w:val="3C7D3887"/>
    <w:rsid w:val="3E0E402D"/>
    <w:rsid w:val="3EC92EE6"/>
    <w:rsid w:val="3EE53B65"/>
    <w:rsid w:val="3FDB4368"/>
    <w:rsid w:val="4091503F"/>
    <w:rsid w:val="418E2B88"/>
    <w:rsid w:val="46052A03"/>
    <w:rsid w:val="47615D53"/>
    <w:rsid w:val="48EF75A0"/>
    <w:rsid w:val="49335406"/>
    <w:rsid w:val="4A3E5330"/>
    <w:rsid w:val="4AE051E1"/>
    <w:rsid w:val="4AE9776E"/>
    <w:rsid w:val="4B516F52"/>
    <w:rsid w:val="4BC863A1"/>
    <w:rsid w:val="4CD35742"/>
    <w:rsid w:val="50334005"/>
    <w:rsid w:val="50B61691"/>
    <w:rsid w:val="51907133"/>
    <w:rsid w:val="519B00B4"/>
    <w:rsid w:val="52793E48"/>
    <w:rsid w:val="52B359F5"/>
    <w:rsid w:val="538B42C1"/>
    <w:rsid w:val="549D50D1"/>
    <w:rsid w:val="54C918DE"/>
    <w:rsid w:val="54EC47FB"/>
    <w:rsid w:val="55F85AD5"/>
    <w:rsid w:val="585B2EFD"/>
    <w:rsid w:val="5AB06E86"/>
    <w:rsid w:val="5AC32B55"/>
    <w:rsid w:val="5BCF552A"/>
    <w:rsid w:val="5C4956FB"/>
    <w:rsid w:val="5ED35331"/>
    <w:rsid w:val="5F211338"/>
    <w:rsid w:val="637846F9"/>
    <w:rsid w:val="6491119F"/>
    <w:rsid w:val="64AC28AC"/>
    <w:rsid w:val="65B513E9"/>
    <w:rsid w:val="663A7820"/>
    <w:rsid w:val="66A01F9C"/>
    <w:rsid w:val="67BC1058"/>
    <w:rsid w:val="6974195C"/>
    <w:rsid w:val="69A04061"/>
    <w:rsid w:val="69AA6F85"/>
    <w:rsid w:val="6CF752C6"/>
    <w:rsid w:val="6E557E91"/>
    <w:rsid w:val="6EDC46F1"/>
    <w:rsid w:val="71754552"/>
    <w:rsid w:val="73F6C887"/>
    <w:rsid w:val="740C1FD6"/>
    <w:rsid w:val="74114085"/>
    <w:rsid w:val="74D6780D"/>
    <w:rsid w:val="76160AF5"/>
    <w:rsid w:val="77C875A5"/>
    <w:rsid w:val="7B723B17"/>
    <w:rsid w:val="7BCD3C49"/>
    <w:rsid w:val="7C41363C"/>
    <w:rsid w:val="7C947A56"/>
    <w:rsid w:val="7CF130FA"/>
    <w:rsid w:val="FEFF04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67"/>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7">
    <w:name w:val="annotation text"/>
    <w:basedOn w:val="1"/>
    <w:link w:val="62"/>
    <w:semiHidden/>
    <w:unhideWhenUsed/>
    <w:qFormat/>
    <w:uiPriority w:val="99"/>
    <w:pPr>
      <w:jc w:val="left"/>
    </w:pPr>
  </w:style>
  <w:style w:type="paragraph" w:styleId="8">
    <w:name w:val="Body Text"/>
    <w:basedOn w:val="1"/>
    <w:link w:val="74"/>
    <w:qFormat/>
    <w:uiPriority w:val="1"/>
    <w:pPr>
      <w:autoSpaceDE w:val="0"/>
      <w:autoSpaceDN w:val="0"/>
      <w:ind w:left="102"/>
      <w:jc w:val="left"/>
    </w:pPr>
    <w:rPr>
      <w:rFonts w:ascii="宋体" w:hAnsi="宋体" w:eastAsia="宋体" w:cs="宋体"/>
      <w:kern w:val="0"/>
      <w:sz w:val="24"/>
      <w:szCs w:val="24"/>
      <w:lang w:val="zh-CN" w:bidi="zh-CN"/>
    </w:rPr>
  </w:style>
  <w:style w:type="paragraph" w:styleId="9">
    <w:name w:val="toc 3"/>
    <w:basedOn w:val="1"/>
    <w:next w:val="1"/>
    <w:autoRedefine/>
    <w:unhideWhenUsed/>
    <w:qFormat/>
    <w:uiPriority w:val="39"/>
    <w:pPr>
      <w:tabs>
        <w:tab w:val="right" w:leader="dot" w:pos="9060"/>
      </w:tabs>
      <w:spacing w:line="360" w:lineRule="auto"/>
      <w:ind w:left="840" w:leftChars="400"/>
    </w:pPr>
    <w:rPr>
      <w:rFonts w:ascii="Times New Roman" w:hAnsi="Times New Roman" w:eastAsia="宋体"/>
    </w:rPr>
  </w:style>
  <w:style w:type="paragraph" w:styleId="10">
    <w:name w:val="endnote text"/>
    <w:basedOn w:val="1"/>
    <w:link w:val="60"/>
    <w:semiHidden/>
    <w:unhideWhenUsed/>
    <w:qFormat/>
    <w:uiPriority w:val="99"/>
    <w:pPr>
      <w:snapToGrid w:val="0"/>
      <w:jc w:val="left"/>
    </w:pPr>
  </w:style>
  <w:style w:type="paragraph" w:styleId="11">
    <w:name w:val="Balloon Text"/>
    <w:basedOn w:val="1"/>
    <w:link w:val="36"/>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9060"/>
      </w:tabs>
      <w:spacing w:before="156" w:beforeLines="50" w:line="360" w:lineRule="auto"/>
    </w:pPr>
    <w:rPr>
      <w:rFonts w:ascii="Times New Roman" w:hAnsi="Times New Roman" w:eastAsia="黑体"/>
      <w:sz w:val="24"/>
    </w:rPr>
  </w:style>
  <w:style w:type="paragraph" w:styleId="15">
    <w:name w:val="footnote text"/>
    <w:basedOn w:val="1"/>
    <w:link w:val="59"/>
    <w:semiHidden/>
    <w:unhideWhenUsed/>
    <w:qFormat/>
    <w:uiPriority w:val="99"/>
    <w:pPr>
      <w:snapToGrid w:val="0"/>
      <w:jc w:val="left"/>
    </w:pPr>
    <w:rPr>
      <w:sz w:val="18"/>
      <w:szCs w:val="18"/>
    </w:rPr>
  </w:style>
  <w:style w:type="paragraph" w:styleId="16">
    <w:name w:val="table of figures"/>
    <w:basedOn w:val="1"/>
    <w:next w:val="1"/>
    <w:unhideWhenUsed/>
    <w:qFormat/>
    <w:uiPriority w:val="99"/>
    <w:pPr>
      <w:spacing w:line="360" w:lineRule="auto"/>
      <w:ind w:left="737" w:hanging="737"/>
    </w:pPr>
    <w:rPr>
      <w:rFonts w:ascii="Times New Roman" w:hAnsi="Times New Roman" w:eastAsia="宋体"/>
    </w:rPr>
  </w:style>
  <w:style w:type="paragraph" w:styleId="17">
    <w:name w:val="toc 2"/>
    <w:basedOn w:val="1"/>
    <w:next w:val="1"/>
    <w:autoRedefine/>
    <w:unhideWhenUsed/>
    <w:qFormat/>
    <w:uiPriority w:val="39"/>
    <w:pPr>
      <w:tabs>
        <w:tab w:val="right" w:leader="dot" w:pos="9060"/>
      </w:tabs>
      <w:spacing w:line="360" w:lineRule="auto"/>
      <w:ind w:left="420" w:leftChars="200"/>
    </w:pPr>
    <w:rPr>
      <w:rFonts w:ascii="Times New Roman" w:hAnsi="Times New Roman" w:eastAsia="宋体"/>
      <w:sz w:val="24"/>
    </w:rPr>
  </w:style>
  <w:style w:type="paragraph" w:styleId="18">
    <w:name w:val="annotation subject"/>
    <w:basedOn w:val="7"/>
    <w:next w:val="7"/>
    <w:link w:val="58"/>
    <w:semiHidden/>
    <w:unhideWhenUsed/>
    <w:qFormat/>
    <w:uiPriority w:val="99"/>
    <w:rPr>
      <w:rFonts w:ascii="Calibri" w:hAnsi="Calibri" w:eastAsia="宋体" w:cs="Times New Roman"/>
      <w:b/>
      <w:bCs/>
      <w:sz w:val="20"/>
      <w:szCs w:val="20"/>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ndnote reference"/>
    <w:basedOn w:val="21"/>
    <w:semiHidden/>
    <w:unhideWhenUsed/>
    <w:qFormat/>
    <w:uiPriority w:val="99"/>
    <w:rPr>
      <w:vertAlign w:val="superscript"/>
    </w:rPr>
  </w:style>
  <w:style w:type="character" w:styleId="23">
    <w:name w:val="page number"/>
    <w:basedOn w:val="21"/>
    <w:qFormat/>
    <w:uiPriority w:val="99"/>
  </w:style>
  <w:style w:type="character" w:styleId="24">
    <w:name w:val="FollowedHyperlink"/>
    <w:basedOn w:val="21"/>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styleId="26">
    <w:name w:val="annotation reference"/>
    <w:basedOn w:val="21"/>
    <w:semiHidden/>
    <w:unhideWhenUsed/>
    <w:qFormat/>
    <w:uiPriority w:val="99"/>
    <w:rPr>
      <w:sz w:val="16"/>
      <w:szCs w:val="16"/>
    </w:rPr>
  </w:style>
  <w:style w:type="character" w:styleId="27">
    <w:name w:val="footnote reference"/>
    <w:basedOn w:val="21"/>
    <w:semiHidden/>
    <w:unhideWhenUsed/>
    <w:qFormat/>
    <w:uiPriority w:val="99"/>
    <w:rPr>
      <w:vertAlign w:val="superscript"/>
    </w:r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页眉 字符2"/>
    <w:qFormat/>
    <w:uiPriority w:val="99"/>
    <w:rPr>
      <w:kern w:val="2"/>
      <w:sz w:val="18"/>
      <w:szCs w:val="18"/>
    </w:rPr>
  </w:style>
  <w:style w:type="paragraph" w:styleId="31">
    <w:name w:val="List Paragraph"/>
    <w:basedOn w:val="1"/>
    <w:link w:val="54"/>
    <w:qFormat/>
    <w:uiPriority w:val="1"/>
    <w:pPr>
      <w:ind w:firstLine="420" w:firstLineChars="200"/>
    </w:pPr>
  </w:style>
  <w:style w:type="character" w:customStyle="1" w:styleId="32">
    <w:name w:val="标题 1 字符"/>
    <w:basedOn w:val="21"/>
    <w:link w:val="2"/>
    <w:qFormat/>
    <w:uiPriority w:val="9"/>
    <w:rPr>
      <w:b/>
      <w:bCs/>
      <w:kern w:val="44"/>
      <w:sz w:val="44"/>
      <w:szCs w:val="44"/>
    </w:rPr>
  </w:style>
  <w:style w:type="character" w:customStyle="1" w:styleId="33">
    <w:name w:val="标题 2 字符"/>
    <w:basedOn w:val="21"/>
    <w:link w:val="3"/>
    <w:qFormat/>
    <w:uiPriority w:val="9"/>
    <w:rPr>
      <w:rFonts w:asciiTheme="majorHAnsi" w:hAnsiTheme="majorHAnsi" w:eastAsiaTheme="majorEastAsia" w:cstheme="majorBidi"/>
      <w:b/>
      <w:bCs/>
      <w:sz w:val="32"/>
      <w:szCs w:val="32"/>
    </w:rPr>
  </w:style>
  <w:style w:type="character" w:customStyle="1" w:styleId="34">
    <w:name w:val="标题 3 字符"/>
    <w:basedOn w:val="21"/>
    <w:link w:val="4"/>
    <w:qFormat/>
    <w:uiPriority w:val="9"/>
    <w:rPr>
      <w:b/>
      <w:bCs/>
      <w:sz w:val="32"/>
      <w:szCs w:val="32"/>
    </w:rPr>
  </w:style>
  <w:style w:type="character" w:styleId="35">
    <w:name w:val="Placeholder Text"/>
    <w:basedOn w:val="21"/>
    <w:semiHidden/>
    <w:qFormat/>
    <w:uiPriority w:val="99"/>
    <w:rPr>
      <w:color w:val="808080"/>
    </w:rPr>
  </w:style>
  <w:style w:type="character" w:customStyle="1" w:styleId="36">
    <w:name w:val="批注框文本 字符"/>
    <w:basedOn w:val="21"/>
    <w:link w:val="11"/>
    <w:semiHidden/>
    <w:qFormat/>
    <w:uiPriority w:val="99"/>
    <w:rPr>
      <w:sz w:val="18"/>
      <w:szCs w:val="18"/>
    </w:rPr>
  </w:style>
  <w:style w:type="table" w:customStyle="1" w:styleId="37">
    <w:name w:val="网格型1"/>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网格型11"/>
    <w:basedOn w:val="19"/>
    <w:qFormat/>
    <w:uiPriority w:val="3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
    <w:name w:val="BA_Title"/>
    <w:basedOn w:val="1"/>
    <w:next w:val="1"/>
    <w:qFormat/>
    <w:uiPriority w:val="0"/>
    <w:pPr>
      <w:widowControl/>
      <w:spacing w:before="720" w:after="360" w:line="480" w:lineRule="auto"/>
      <w:jc w:val="center"/>
    </w:pPr>
    <w:rPr>
      <w:rFonts w:ascii="Times New Roman" w:hAnsi="Times New Roman" w:eastAsia="AdvEPSTIM" w:cs="AdvP4C4E74"/>
      <w:kern w:val="0"/>
      <w:sz w:val="44"/>
      <w:szCs w:val="20"/>
      <w:lang w:eastAsia="en-US"/>
    </w:rPr>
  </w:style>
  <w:style w:type="table" w:customStyle="1" w:styleId="40">
    <w:name w:val="网格型2"/>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
    <w:name w:val="EndNote Bibliography Title"/>
    <w:basedOn w:val="1"/>
    <w:link w:val="42"/>
    <w:qFormat/>
    <w:uiPriority w:val="0"/>
    <w:pPr>
      <w:jc w:val="center"/>
    </w:pPr>
    <w:rPr>
      <w:rFonts w:ascii="Times New Roman" w:hAnsi="Times New Roman" w:eastAsia="等线" w:cs="Times New Roman"/>
      <w:sz w:val="20"/>
    </w:rPr>
  </w:style>
  <w:style w:type="character" w:customStyle="1" w:styleId="42">
    <w:name w:val="EndNote Bibliography Title Char"/>
    <w:basedOn w:val="21"/>
    <w:link w:val="41"/>
    <w:qFormat/>
    <w:uiPriority w:val="0"/>
    <w:rPr>
      <w:rFonts w:ascii="Times New Roman" w:hAnsi="Times New Roman" w:eastAsia="等线" w:cs="Times New Roman"/>
      <w:sz w:val="20"/>
    </w:rPr>
  </w:style>
  <w:style w:type="paragraph" w:customStyle="1" w:styleId="43">
    <w:name w:val="EndNote Bibliography"/>
    <w:basedOn w:val="1"/>
    <w:link w:val="44"/>
    <w:qFormat/>
    <w:uiPriority w:val="0"/>
    <w:rPr>
      <w:rFonts w:ascii="Times New Roman" w:hAnsi="Times New Roman" w:eastAsia="等线" w:cs="Times New Roman"/>
      <w:sz w:val="20"/>
    </w:rPr>
  </w:style>
  <w:style w:type="character" w:customStyle="1" w:styleId="44">
    <w:name w:val="EndNote Bibliography Char"/>
    <w:basedOn w:val="21"/>
    <w:link w:val="43"/>
    <w:qFormat/>
    <w:uiPriority w:val="0"/>
    <w:rPr>
      <w:rFonts w:ascii="Times New Roman" w:hAnsi="Times New Roman" w:eastAsia="等线" w:cs="Times New Roman"/>
      <w:sz w:val="20"/>
    </w:rPr>
  </w:style>
  <w:style w:type="character" w:customStyle="1" w:styleId="45">
    <w:name w:val="超链接1"/>
    <w:basedOn w:val="21"/>
    <w:unhideWhenUsed/>
    <w:qFormat/>
    <w:uiPriority w:val="99"/>
    <w:rPr>
      <w:color w:val="0563C1"/>
      <w:u w:val="single"/>
    </w:rPr>
  </w:style>
  <w:style w:type="paragraph" w:customStyle="1" w:styleId="46">
    <w:name w:val="脚注文本1"/>
    <w:basedOn w:val="1"/>
    <w:next w:val="15"/>
    <w:link w:val="47"/>
    <w:unhideWhenUsed/>
    <w:qFormat/>
    <w:uiPriority w:val="99"/>
    <w:pPr>
      <w:snapToGrid w:val="0"/>
      <w:jc w:val="left"/>
    </w:pPr>
    <w:rPr>
      <w:rFonts w:ascii="Calibri" w:hAnsi="Calibri" w:eastAsia="宋体" w:cs="Times New Roman"/>
      <w:sz w:val="18"/>
      <w:szCs w:val="18"/>
    </w:rPr>
  </w:style>
  <w:style w:type="character" w:customStyle="1" w:styleId="47">
    <w:name w:val="脚注文本 字符"/>
    <w:basedOn w:val="21"/>
    <w:link w:val="46"/>
    <w:qFormat/>
    <w:uiPriority w:val="99"/>
    <w:rPr>
      <w:rFonts w:ascii="Calibri" w:hAnsi="Calibri" w:eastAsia="宋体" w:cs="Times New Roman"/>
      <w:sz w:val="18"/>
      <w:szCs w:val="18"/>
    </w:rPr>
  </w:style>
  <w:style w:type="paragraph" w:customStyle="1" w:styleId="48">
    <w:name w:val="尾注文本1"/>
    <w:basedOn w:val="1"/>
    <w:next w:val="10"/>
    <w:link w:val="49"/>
    <w:semiHidden/>
    <w:unhideWhenUsed/>
    <w:qFormat/>
    <w:uiPriority w:val="99"/>
    <w:pPr>
      <w:snapToGrid w:val="0"/>
      <w:jc w:val="left"/>
    </w:pPr>
    <w:rPr>
      <w:rFonts w:ascii="Calibri" w:hAnsi="Calibri" w:eastAsia="宋体" w:cs="Times New Roman"/>
    </w:rPr>
  </w:style>
  <w:style w:type="character" w:customStyle="1" w:styleId="49">
    <w:name w:val="尾注文本 字符"/>
    <w:basedOn w:val="21"/>
    <w:link w:val="48"/>
    <w:semiHidden/>
    <w:qFormat/>
    <w:uiPriority w:val="99"/>
    <w:rPr>
      <w:rFonts w:ascii="Calibri" w:hAnsi="Calibri" w:eastAsia="宋体" w:cs="Times New Roman"/>
      <w:sz w:val="21"/>
      <w:szCs w:val="22"/>
    </w:rPr>
  </w:style>
  <w:style w:type="table" w:customStyle="1" w:styleId="50">
    <w:name w:val="无格式表格 21"/>
    <w:basedOn w:val="19"/>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51">
    <w:name w:val="No Spacing"/>
    <w:qFormat/>
    <w:uiPriority w:val="1"/>
    <w:pPr>
      <w:widowControl w:val="0"/>
      <w:jc w:val="both"/>
    </w:pPr>
    <w:rPr>
      <w:rFonts w:ascii="Times New Roman" w:hAnsi="Times New Roman" w:eastAsia="华文宋体" w:cs="Times New Roman"/>
      <w:kern w:val="2"/>
      <w:sz w:val="24"/>
      <w:szCs w:val="24"/>
      <w:lang w:val="en-US" w:eastAsia="zh-CN" w:bidi="ar-SA"/>
    </w:rPr>
  </w:style>
  <w:style w:type="character" w:customStyle="1" w:styleId="52">
    <w:name w:val="访问过的超链接1"/>
    <w:basedOn w:val="21"/>
    <w:semiHidden/>
    <w:unhideWhenUsed/>
    <w:qFormat/>
    <w:uiPriority w:val="99"/>
    <w:rPr>
      <w:color w:val="954F72"/>
      <w:u w:val="single"/>
    </w:rPr>
  </w:style>
  <w:style w:type="character" w:customStyle="1" w:styleId="53">
    <w:name w:val="未处理的提及1"/>
    <w:basedOn w:val="21"/>
    <w:semiHidden/>
    <w:unhideWhenUsed/>
    <w:qFormat/>
    <w:uiPriority w:val="99"/>
    <w:rPr>
      <w:color w:val="605E5C"/>
      <w:shd w:val="clear" w:color="auto" w:fill="E1DFDD"/>
    </w:rPr>
  </w:style>
  <w:style w:type="character" w:customStyle="1" w:styleId="54">
    <w:name w:val="列表段落 字符"/>
    <w:basedOn w:val="21"/>
    <w:link w:val="31"/>
    <w:qFormat/>
    <w:uiPriority w:val="34"/>
  </w:style>
  <w:style w:type="paragraph" w:customStyle="1" w:styleId="55">
    <w:name w:val="批注文字1"/>
    <w:basedOn w:val="1"/>
    <w:next w:val="7"/>
    <w:link w:val="56"/>
    <w:semiHidden/>
    <w:unhideWhenUsed/>
    <w:qFormat/>
    <w:uiPriority w:val="99"/>
    <w:rPr>
      <w:rFonts w:ascii="Calibri" w:hAnsi="Calibri" w:eastAsia="宋体" w:cs="Times New Roman"/>
      <w:sz w:val="20"/>
      <w:szCs w:val="20"/>
    </w:rPr>
  </w:style>
  <w:style w:type="character" w:customStyle="1" w:styleId="56">
    <w:name w:val="批注文字 字符"/>
    <w:basedOn w:val="21"/>
    <w:link w:val="55"/>
    <w:semiHidden/>
    <w:qFormat/>
    <w:uiPriority w:val="99"/>
    <w:rPr>
      <w:rFonts w:ascii="Calibri" w:hAnsi="Calibri" w:eastAsia="宋体" w:cs="Times New Roman"/>
      <w:sz w:val="20"/>
      <w:szCs w:val="20"/>
    </w:rPr>
  </w:style>
  <w:style w:type="paragraph" w:customStyle="1" w:styleId="57">
    <w:name w:val="批注主题1"/>
    <w:basedOn w:val="7"/>
    <w:next w:val="7"/>
    <w:semiHidden/>
    <w:unhideWhenUsed/>
    <w:qFormat/>
    <w:uiPriority w:val="99"/>
    <w:pPr>
      <w:jc w:val="both"/>
    </w:pPr>
    <w:rPr>
      <w:b/>
      <w:bCs/>
      <w:sz w:val="20"/>
      <w:szCs w:val="20"/>
    </w:rPr>
  </w:style>
  <w:style w:type="character" w:customStyle="1" w:styleId="58">
    <w:name w:val="批注主题 字符"/>
    <w:basedOn w:val="56"/>
    <w:link w:val="18"/>
    <w:semiHidden/>
    <w:qFormat/>
    <w:uiPriority w:val="99"/>
    <w:rPr>
      <w:rFonts w:ascii="Calibri" w:hAnsi="Calibri" w:eastAsia="宋体" w:cs="Times New Roman"/>
      <w:b/>
      <w:bCs/>
      <w:sz w:val="20"/>
      <w:szCs w:val="20"/>
    </w:rPr>
  </w:style>
  <w:style w:type="character" w:customStyle="1" w:styleId="59">
    <w:name w:val="脚注文本 字符1"/>
    <w:basedOn w:val="21"/>
    <w:link w:val="15"/>
    <w:semiHidden/>
    <w:qFormat/>
    <w:uiPriority w:val="99"/>
    <w:rPr>
      <w:sz w:val="18"/>
      <w:szCs w:val="18"/>
    </w:rPr>
  </w:style>
  <w:style w:type="character" w:customStyle="1" w:styleId="60">
    <w:name w:val="尾注文本 字符1"/>
    <w:basedOn w:val="21"/>
    <w:link w:val="10"/>
    <w:semiHidden/>
    <w:qFormat/>
    <w:uiPriority w:val="99"/>
  </w:style>
  <w:style w:type="table" w:customStyle="1" w:styleId="61">
    <w:name w:val="无格式表格 22"/>
    <w:basedOn w:val="1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2">
    <w:name w:val="批注文字 字符1"/>
    <w:basedOn w:val="21"/>
    <w:link w:val="7"/>
    <w:semiHidden/>
    <w:qFormat/>
    <w:uiPriority w:val="99"/>
  </w:style>
  <w:style w:type="character" w:customStyle="1" w:styleId="63">
    <w:name w:val="批注主题 字符1"/>
    <w:basedOn w:val="62"/>
    <w:semiHidden/>
    <w:qFormat/>
    <w:uiPriority w:val="99"/>
    <w:rPr>
      <w:b/>
      <w:bCs/>
    </w:rPr>
  </w:style>
  <w:style w:type="table" w:customStyle="1" w:styleId="64">
    <w:name w:val="网格型3"/>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网格型4"/>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
    <w:name w:val="网格型5"/>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7">
    <w:name w:val="标题 4 字符"/>
    <w:basedOn w:val="21"/>
    <w:link w:val="5"/>
    <w:semiHidden/>
    <w:qFormat/>
    <w:uiPriority w:val="9"/>
    <w:rPr>
      <w:rFonts w:asciiTheme="majorHAnsi" w:hAnsiTheme="majorHAnsi" w:eastAsiaTheme="majorEastAsia" w:cstheme="majorBidi"/>
      <w:i/>
      <w:iCs/>
      <w:color w:val="2F5597" w:themeColor="accent1" w:themeShade="BF"/>
    </w:rPr>
  </w:style>
  <w:style w:type="paragraph" w:customStyle="1" w:styleId="68">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69">
    <w:name w:val="标题-test"/>
    <w:basedOn w:val="2"/>
    <w:qFormat/>
    <w:uiPriority w:val="0"/>
    <w:pPr>
      <w:jc w:val="center"/>
    </w:pPr>
    <w:rPr>
      <w:rFonts w:ascii="Times New Roman" w:hAnsi="Times New Roman" w:eastAsia="黑体" w:cs="Times New Roman"/>
      <w:sz w:val="32"/>
      <w:szCs w:val="32"/>
    </w:rPr>
  </w:style>
  <w:style w:type="paragraph" w:customStyle="1" w:styleId="70">
    <w:name w:val="样式章"/>
    <w:basedOn w:val="2"/>
    <w:link w:val="71"/>
    <w:qFormat/>
    <w:uiPriority w:val="0"/>
    <w:pPr>
      <w:spacing w:before="50" w:beforeLines="50" w:after="50" w:afterLines="50" w:line="240" w:lineRule="auto"/>
      <w:jc w:val="center"/>
    </w:pPr>
    <w:rPr>
      <w:rFonts w:ascii="Times New Roman" w:hAnsi="Times New Roman" w:eastAsia="黑体"/>
      <w:b w:val="0"/>
      <w:bCs w:val="0"/>
      <w:kern w:val="0"/>
      <w:sz w:val="32"/>
      <w:szCs w:val="32"/>
    </w:rPr>
  </w:style>
  <w:style w:type="character" w:customStyle="1" w:styleId="71">
    <w:name w:val="样式章 字符"/>
    <w:basedOn w:val="32"/>
    <w:link w:val="70"/>
    <w:qFormat/>
    <w:uiPriority w:val="0"/>
    <w:rPr>
      <w:rFonts w:ascii="Times New Roman" w:hAnsi="Times New Roman" w:eastAsia="黑体"/>
      <w:b w:val="0"/>
      <w:bCs w:val="0"/>
      <w:kern w:val="0"/>
      <w:sz w:val="32"/>
      <w:szCs w:val="32"/>
    </w:rPr>
  </w:style>
  <w:style w:type="paragraph" w:customStyle="1" w:styleId="72">
    <w:name w:val="样式-章"/>
    <w:basedOn w:val="70"/>
    <w:link w:val="73"/>
    <w:qFormat/>
    <w:uiPriority w:val="0"/>
  </w:style>
  <w:style w:type="character" w:customStyle="1" w:styleId="73">
    <w:name w:val="样式-章 字符"/>
    <w:basedOn w:val="71"/>
    <w:link w:val="72"/>
    <w:qFormat/>
    <w:uiPriority w:val="0"/>
    <w:rPr>
      <w:rFonts w:ascii="Times New Roman" w:hAnsi="Times New Roman" w:eastAsia="黑体"/>
      <w:kern w:val="0"/>
      <w:sz w:val="32"/>
      <w:szCs w:val="32"/>
    </w:rPr>
  </w:style>
  <w:style w:type="character" w:customStyle="1" w:styleId="74">
    <w:name w:val="正文文本 字符"/>
    <w:basedOn w:val="21"/>
    <w:link w:val="8"/>
    <w:qFormat/>
    <w:uiPriority w:val="1"/>
    <w:rPr>
      <w:rFonts w:ascii="宋体" w:hAnsi="宋体" w:eastAsia="宋体" w:cs="宋体"/>
      <w:kern w:val="0"/>
      <w:sz w:val="24"/>
      <w:szCs w:val="24"/>
      <w:lang w:val="zh-CN" w:bidi="zh-CN"/>
    </w:rPr>
  </w:style>
  <w:style w:type="paragraph" w:customStyle="1" w:styleId="75">
    <w:name w:val="Source Code"/>
    <w:uiPriority w:val="0"/>
    <w:pPr>
      <w:wordWrap w:val="0"/>
    </w:pPr>
    <w:rPr>
      <w:rFonts w:ascii="Times New Roman" w:hAnsi="Times New Roman" w:eastAsia="宋体" w:cs="Times New Roman"/>
    </w:rPr>
  </w:style>
  <w:style w:type="character" w:customStyle="1" w:styleId="76">
    <w:name w:val="KeywordTok"/>
    <w:uiPriority w:val="0"/>
    <w:rPr>
      <w:b/>
      <w:color w:val="007020"/>
    </w:rPr>
  </w:style>
  <w:style w:type="character" w:customStyle="1" w:styleId="77">
    <w:name w:val="DataTypeTok"/>
    <w:uiPriority w:val="0"/>
    <w:rPr>
      <w:color w:val="902000"/>
    </w:rPr>
  </w:style>
  <w:style w:type="character" w:customStyle="1" w:styleId="78">
    <w:name w:val="DecValTok"/>
    <w:uiPriority w:val="0"/>
    <w:rPr>
      <w:color w:val="40A070"/>
    </w:rPr>
  </w:style>
  <w:style w:type="character" w:customStyle="1" w:styleId="79">
    <w:name w:val="BaseNTok"/>
    <w:uiPriority w:val="0"/>
    <w:rPr>
      <w:color w:val="40A070"/>
    </w:rPr>
  </w:style>
  <w:style w:type="character" w:customStyle="1" w:styleId="80">
    <w:name w:val="FloatTok"/>
    <w:uiPriority w:val="0"/>
    <w:rPr>
      <w:color w:val="40A070"/>
    </w:rPr>
  </w:style>
  <w:style w:type="character" w:customStyle="1" w:styleId="81">
    <w:name w:val="ConstantTok"/>
    <w:uiPriority w:val="0"/>
    <w:rPr>
      <w:color w:val="880000"/>
    </w:rPr>
  </w:style>
  <w:style w:type="character" w:customStyle="1" w:styleId="82">
    <w:name w:val="CharTok"/>
    <w:uiPriority w:val="0"/>
    <w:rPr>
      <w:color w:val="4070A0"/>
    </w:rPr>
  </w:style>
  <w:style w:type="character" w:customStyle="1" w:styleId="83">
    <w:name w:val="SpecialCharTok"/>
    <w:uiPriority w:val="0"/>
    <w:rPr>
      <w:color w:val="4070A0"/>
    </w:rPr>
  </w:style>
  <w:style w:type="character" w:customStyle="1" w:styleId="84">
    <w:name w:val="StringTok"/>
    <w:uiPriority w:val="0"/>
    <w:rPr>
      <w:color w:val="4070A0"/>
    </w:rPr>
  </w:style>
  <w:style w:type="character" w:customStyle="1" w:styleId="85">
    <w:name w:val="VerbatimStringTok"/>
    <w:uiPriority w:val="0"/>
    <w:rPr>
      <w:color w:val="4070A0"/>
    </w:rPr>
  </w:style>
  <w:style w:type="character" w:customStyle="1" w:styleId="86">
    <w:name w:val="SpecialStringTok"/>
    <w:uiPriority w:val="0"/>
    <w:rPr>
      <w:color w:val="BB6688"/>
    </w:rPr>
  </w:style>
  <w:style w:type="character" w:customStyle="1" w:styleId="87">
    <w:name w:val="ImportTok"/>
    <w:uiPriority w:val="0"/>
    <w:rPr>
      <w:b/>
      <w:color w:val="008000"/>
    </w:rPr>
  </w:style>
  <w:style w:type="character" w:customStyle="1" w:styleId="88">
    <w:name w:val="CommentTok"/>
    <w:uiPriority w:val="0"/>
    <w:rPr>
      <w:i/>
      <w:color w:val="60A0B0"/>
    </w:rPr>
  </w:style>
  <w:style w:type="character" w:customStyle="1" w:styleId="89">
    <w:name w:val="DocumentationTok"/>
    <w:uiPriority w:val="0"/>
    <w:rPr>
      <w:i/>
      <w:color w:val="BA2121"/>
    </w:rPr>
  </w:style>
  <w:style w:type="character" w:customStyle="1" w:styleId="90">
    <w:name w:val="AnnotationTok"/>
    <w:uiPriority w:val="0"/>
    <w:rPr>
      <w:b/>
      <w:i/>
      <w:color w:val="60A0B0"/>
    </w:rPr>
  </w:style>
  <w:style w:type="character" w:customStyle="1" w:styleId="91">
    <w:name w:val="CommentVarTok"/>
    <w:uiPriority w:val="0"/>
    <w:rPr>
      <w:b/>
      <w:i/>
      <w:color w:val="60A0B0"/>
    </w:rPr>
  </w:style>
  <w:style w:type="character" w:customStyle="1" w:styleId="92">
    <w:name w:val="OtherTok"/>
    <w:uiPriority w:val="0"/>
    <w:rPr>
      <w:color w:val="007020"/>
    </w:rPr>
  </w:style>
  <w:style w:type="character" w:customStyle="1" w:styleId="93">
    <w:name w:val="FunctionTok"/>
    <w:uiPriority w:val="0"/>
    <w:rPr>
      <w:color w:val="06287E"/>
    </w:rPr>
  </w:style>
  <w:style w:type="character" w:customStyle="1" w:styleId="94">
    <w:name w:val="VariableTok"/>
    <w:uiPriority w:val="0"/>
    <w:rPr>
      <w:color w:val="19177C"/>
    </w:rPr>
  </w:style>
  <w:style w:type="character" w:customStyle="1" w:styleId="95">
    <w:name w:val="ControlFlowTok"/>
    <w:uiPriority w:val="0"/>
    <w:rPr>
      <w:b/>
      <w:color w:val="007020"/>
    </w:rPr>
  </w:style>
  <w:style w:type="character" w:customStyle="1" w:styleId="96">
    <w:name w:val="OperatorTok"/>
    <w:uiPriority w:val="0"/>
    <w:rPr>
      <w:color w:val="666666"/>
    </w:rPr>
  </w:style>
  <w:style w:type="character" w:customStyle="1" w:styleId="97">
    <w:name w:val="BuiltInTok"/>
    <w:uiPriority w:val="0"/>
    <w:rPr>
      <w:color w:val="008000"/>
    </w:rPr>
  </w:style>
  <w:style w:type="character" w:customStyle="1" w:styleId="98">
    <w:name w:val="ExtensionTok"/>
    <w:uiPriority w:val="0"/>
  </w:style>
  <w:style w:type="character" w:customStyle="1" w:styleId="99">
    <w:name w:val="PreprocessorTok"/>
    <w:uiPriority w:val="0"/>
    <w:rPr>
      <w:color w:val="BC7A00"/>
    </w:rPr>
  </w:style>
  <w:style w:type="character" w:customStyle="1" w:styleId="100">
    <w:name w:val="AttributeTok"/>
    <w:uiPriority w:val="0"/>
    <w:rPr>
      <w:color w:val="7D9029"/>
    </w:rPr>
  </w:style>
  <w:style w:type="character" w:customStyle="1" w:styleId="101">
    <w:name w:val="RegionMarkerTok"/>
    <w:uiPriority w:val="0"/>
  </w:style>
  <w:style w:type="character" w:customStyle="1" w:styleId="102">
    <w:name w:val="InformationTok"/>
    <w:uiPriority w:val="0"/>
    <w:rPr>
      <w:b/>
      <w:i/>
      <w:color w:val="60A0B0"/>
    </w:rPr>
  </w:style>
  <w:style w:type="character" w:customStyle="1" w:styleId="103">
    <w:name w:val="WarningTok"/>
    <w:uiPriority w:val="0"/>
    <w:rPr>
      <w:b/>
      <w:i/>
      <w:color w:val="60A0B0"/>
    </w:rPr>
  </w:style>
  <w:style w:type="character" w:customStyle="1" w:styleId="104">
    <w:name w:val="AlertTok"/>
    <w:uiPriority w:val="0"/>
    <w:rPr>
      <w:b/>
      <w:color w:val="FF0000"/>
    </w:rPr>
  </w:style>
  <w:style w:type="character" w:customStyle="1" w:styleId="105">
    <w:name w:val="ErrorTok"/>
    <w:uiPriority w:val="0"/>
    <w:rPr>
      <w:b/>
      <w:color w:val="FF0000"/>
    </w:rPr>
  </w:style>
  <w:style w:type="character" w:customStyle="1" w:styleId="106">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51</Pages>
  <Words>3158</Words>
  <Characters>4371</Characters>
  <Lines>53</Lines>
  <Paragraphs>15</Paragraphs>
  <TotalTime>6</TotalTime>
  <ScaleCrop>false</ScaleCrop>
  <LinksUpToDate>false</LinksUpToDate>
  <CharactersWithSpaces>4869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2026-03-01T17:45:00Z</dcterms:created>
  <dc:creator>weisman</dc:creator>
  <cp:lastModifiedBy>weisman</cp:lastModifiedBy>
  <dcterms:modified xsi:type="dcterms:W3CDTF">2026-03-01T17:55:20Z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503D1527AB12C0F4C1EDA469D89AFDFB_42</vt:lpwstr>
  </property>
</Properties>
</file>